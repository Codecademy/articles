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How To Build a Single View App with Swift and Xcode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Author: </w:t>
      </w:r>
      <w:r w:rsidDel="00000000" w:rsidR="00000000" w:rsidRPr="00000000">
        <w:rPr>
          <w:rtl w:val="0"/>
        </w:rPr>
        <w:t xml:space="preserve">Christine Yang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Description:</w:t>
      </w:r>
      <w:r w:rsidDel="00000000" w:rsidR="00000000" w:rsidRPr="00000000">
        <w:rPr>
          <w:rtl w:val="0"/>
        </w:rPr>
        <w:t xml:space="preserve"> Step-by-step tutorial about how to build a single view app with SwiftUI.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Minutes to Complete: </w:t>
      </w:r>
      <w:ins w:author="Sonny Li" w:id="0" w:date="2021-08-27T07:24:00Z">
        <w:r w:rsidDel="00000000" w:rsidR="00000000" w:rsidRPr="00000000">
          <w:rPr>
            <w:b w:val="1"/>
            <w:rtl w:val="0"/>
          </w:rPr>
          <w:t xml:space="preserve">75</w:t>
        </w:r>
      </w:ins>
      <w:del w:author="Sonny Li" w:id="0" w:date="2021-08-27T07:24:00Z">
        <w:r w:rsidDel="00000000" w:rsidR="00000000" w:rsidRPr="00000000">
          <w:rPr>
            <w:rtl w:val="0"/>
          </w:rPr>
          <w:delText xml:space="preserve">60</w:delText>
        </w:r>
      </w:del>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Prerequisites: </w:t>
      </w:r>
      <w:r w:rsidDel="00000000" w:rsidR="00000000" w:rsidRPr="00000000">
        <w:rPr>
          <w:rtl w:val="0"/>
        </w:rPr>
        <w:t xml:space="preserve">MacOS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Links: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[Swift]: </w:t>
      </w:r>
      <w:r w:rsidDel="00000000" w:rsidR="00000000" w:rsidRPr="00000000">
        <w:rPr>
          <w:rtl w:val="0"/>
        </w:rPr>
        <w:t xml:space="preserve">https://www.codecademy.com/resources/blog/what-is-swift-used-for/</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[Apple Developer Downloads]: https://developer.apple.com/download/all/</w:t>
      </w:r>
    </w:p>
    <w:p w:rsidR="00000000" w:rsidDel="00000000" w:rsidP="00000000" w:rsidRDefault="00000000" w:rsidRPr="00000000" w14:paraId="0000000E">
      <w:pPr>
        <w:rPr/>
      </w:pPr>
      <w:r w:rsidDel="00000000" w:rsidR="00000000" w:rsidRPr="00000000">
        <w:rPr>
          <w:rtl w:val="0"/>
        </w:rPr>
        <w:t xml:space="preserve">[App Store]: </w:t>
      </w:r>
      <w:r w:rsidDel="00000000" w:rsidR="00000000" w:rsidRPr="00000000">
        <w:rPr>
          <w:rtl w:val="0"/>
        </w:rPr>
        <w:t xml:space="preserve">https://apps.apple.com/us/app/xcode/id497799835?mt=12</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[example bundle identifiers]: </w:t>
      </w:r>
      <w:r w:rsidDel="00000000" w:rsidR="00000000" w:rsidRPr="00000000">
        <w:rPr>
          <w:rtl w:val="0"/>
        </w:rPr>
        <w:t xml:space="preserve">https://support.apple.com/guide/mdm/bundle-ids-for-native-ios-and-ipados-apps-mdm90f60c1ce/web</w:t>
      </w:r>
    </w:p>
    <w:p w:rsidR="00000000" w:rsidDel="00000000" w:rsidP="00000000" w:rsidRDefault="00000000" w:rsidRPr="00000000" w14:paraId="00000010">
      <w:pPr>
        <w:rPr/>
      </w:pPr>
      <w:r w:rsidDel="00000000" w:rsidR="00000000" w:rsidRPr="00000000">
        <w:rPr>
          <w:rtl w:val="0"/>
        </w:rPr>
        <w:t xml:space="preserve">[State]: https://developer.apple.com/documentation/swiftui/state</w:t>
      </w:r>
    </w:p>
    <w:p w:rsidR="00000000" w:rsidDel="00000000" w:rsidP="00000000" w:rsidRDefault="00000000" w:rsidRPr="00000000" w14:paraId="00000011">
      <w:pPr>
        <w:rPr/>
      </w:pPr>
      <w:r w:rsidDel="00000000" w:rsidR="00000000" w:rsidRPr="00000000">
        <w:rPr>
          <w:rtl w:val="0"/>
        </w:rPr>
        <w:t xml:space="preserve">[string interpolation]</w:t>
      </w:r>
      <w:r w:rsidDel="00000000" w:rsidR="00000000" w:rsidRPr="00000000">
        <w:rPr>
          <w:rtl w:val="0"/>
        </w:rPr>
        <w:t xml:space="preserve">: https://www.codecademy.com/resources/docs/emojicode/interpolation</w:t>
      </w:r>
    </w:p>
    <w:p w:rsidR="00000000" w:rsidDel="00000000" w:rsidP="00000000" w:rsidRDefault="00000000" w:rsidRPr="00000000" w14:paraId="00000012">
      <w:pPr>
        <w:rPr/>
      </w:pPr>
      <w:r w:rsidDel="00000000" w:rsidR="00000000" w:rsidRPr="00000000">
        <w:rPr>
          <w:rtl w:val="0"/>
        </w:rPr>
        <w:t xml:space="preserve">[</w:t>
      </w:r>
      <w:r w:rsidDel="00000000" w:rsidR="00000000" w:rsidRPr="00000000">
        <w:rPr>
          <w:rtl w:val="0"/>
        </w:rPr>
        <w:t xml:space="preserve">Apple Developer sign-in page</w:t>
      </w:r>
      <w:r w:rsidDel="00000000" w:rsidR="00000000" w:rsidRPr="00000000">
        <w:rPr>
          <w:rtl w:val="0"/>
        </w:rPr>
        <w:t xml:space="preserve">]: apple_dev_sign_in.png</w:t>
      </w:r>
    </w:p>
    <w:p w:rsidR="00000000" w:rsidDel="00000000" w:rsidP="00000000" w:rsidRDefault="00000000" w:rsidRPr="00000000" w14:paraId="00000013">
      <w:pPr>
        <w:rPr/>
      </w:pPr>
      <w:r w:rsidDel="00000000" w:rsidR="00000000" w:rsidRPr="00000000">
        <w:rPr>
          <w:rtl w:val="0"/>
        </w:rPr>
        <w:t xml:space="preserve">[</w:t>
      </w:r>
      <w:r w:rsidDel="00000000" w:rsidR="00000000" w:rsidRPr="00000000">
        <w:rPr>
          <w:rtl w:val="0"/>
        </w:rPr>
        <w:t xml:space="preserve">Apple Developer’s more downloads page search for xcode version 12</w:t>
      </w:r>
      <w:r w:rsidDel="00000000" w:rsidR="00000000" w:rsidRPr="00000000">
        <w:rPr>
          <w:rtl w:val="0"/>
        </w:rPr>
        <w:t xml:space="preserve">]: apple_dev_download.png</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t>
      </w:r>
      <w:r w:rsidDel="00000000" w:rsidR="00000000" w:rsidRPr="00000000">
        <w:rPr>
          <w:rtl w:val="0"/>
        </w:rPr>
        <w:t xml:space="preserve">Xcode version 12.5.1 downloadable 10.98GB .xip file</w:t>
      </w:r>
      <w:r w:rsidDel="00000000" w:rsidR="00000000" w:rsidRPr="00000000">
        <w:rPr>
          <w:rtl w:val="0"/>
        </w:rPr>
        <w:t xml:space="preserve">]: xcode_12_download_xip.png</w:t>
      </w:r>
    </w:p>
    <w:p w:rsidR="00000000" w:rsidDel="00000000" w:rsidP="00000000" w:rsidRDefault="00000000" w:rsidRPr="00000000" w14:paraId="00000015">
      <w:pPr>
        <w:rPr/>
      </w:pPr>
      <w:r w:rsidDel="00000000" w:rsidR="00000000" w:rsidRPr="00000000">
        <w:rPr>
          <w:rtl w:val="0"/>
        </w:rPr>
        <w:t xml:space="preserve">[</w:t>
      </w:r>
      <w:r w:rsidDel="00000000" w:rsidR="00000000" w:rsidRPr="00000000">
        <w:rPr>
          <w:rtl w:val="0"/>
        </w:rPr>
        <w:t xml:space="preserve">Welcome page for creating a new project with Xcode</w:t>
      </w:r>
      <w:r w:rsidDel="00000000" w:rsidR="00000000" w:rsidRPr="00000000">
        <w:rPr>
          <w:rtl w:val="0"/>
        </w:rPr>
        <w:t xml:space="preserve">]: create_new_xcode_project.png</w:t>
      </w:r>
    </w:p>
    <w:p w:rsidR="00000000" w:rsidDel="00000000" w:rsidP="00000000" w:rsidRDefault="00000000" w:rsidRPr="00000000" w14:paraId="00000016">
      <w:pPr>
        <w:rPr/>
      </w:pPr>
      <w:r w:rsidDel="00000000" w:rsidR="00000000" w:rsidRPr="00000000">
        <w:rPr>
          <w:rtl w:val="0"/>
        </w:rPr>
        <w:t xml:space="preserve">[</w:t>
      </w:r>
      <w:r w:rsidDel="00000000" w:rsidR="00000000" w:rsidRPr="00000000">
        <w:rPr>
          <w:rtl w:val="0"/>
        </w:rPr>
        <w:t xml:space="preserve">Different template options for a new Xcode project including platform options such as iOS, macOS, watchOS, tvOS, and others, application options such as an App, a Game, and a Messaging Apps</w:t>
      </w:r>
      <w:r w:rsidDel="00000000" w:rsidR="00000000" w:rsidRPr="00000000">
        <w:rPr>
          <w:rtl w:val="0"/>
        </w:rPr>
        <w:t xml:space="preserve">]: new_project_template.png</w:t>
      </w:r>
    </w:p>
    <w:p w:rsidR="00000000" w:rsidDel="00000000" w:rsidP="00000000" w:rsidRDefault="00000000" w:rsidRPr="00000000" w14:paraId="00000017">
      <w:pPr>
        <w:rPr/>
      </w:pPr>
      <w:r w:rsidDel="00000000" w:rsidR="00000000" w:rsidRPr="00000000">
        <w:rPr>
          <w:rtl w:val="0"/>
        </w:rPr>
        <w:t xml:space="preserve">[</w:t>
      </w:r>
      <w:r w:rsidDel="00000000" w:rsidR="00000000" w:rsidRPr="00000000">
        <w:rPr>
          <w:rtl w:val="0"/>
        </w:rPr>
        <w:t xml:space="preserve">Last step to create a new Xcode project; filled in form with the desired application’s product name, organization identifier, choice of interface, choice of life cycle, language choice, and optional testing suite</w:t>
      </w:r>
      <w:r w:rsidDel="00000000" w:rsidR="00000000" w:rsidRPr="00000000">
        <w:rPr>
          <w:rtl w:val="0"/>
        </w:rPr>
        <w:t xml:space="preserve">]: configure_new_project.png</w:t>
      </w:r>
    </w:p>
    <w:p w:rsidR="00000000" w:rsidDel="00000000" w:rsidP="00000000" w:rsidRDefault="00000000" w:rsidRPr="00000000" w14:paraId="00000018">
      <w:pPr>
        <w:rPr/>
      </w:pPr>
      <w:r w:rsidDel="00000000" w:rsidR="00000000" w:rsidRPr="00000000">
        <w:rPr>
          <w:rtl w:val="0"/>
        </w:rPr>
        <w:t xml:space="preserve">[</w:t>
      </w:r>
      <w:r w:rsidDel="00000000" w:rsidR="00000000" w:rsidRPr="00000000">
        <w:rPr>
          <w:rtl w:val="0"/>
        </w:rPr>
        <w:t xml:space="preserve">Project Navigator display of Swift template files</w:t>
      </w:r>
      <w:r w:rsidDel="00000000" w:rsidR="00000000" w:rsidRPr="00000000">
        <w:rPr>
          <w:rtl w:val="0"/>
        </w:rPr>
        <w:t xml:space="preserve">]: project_navigator.png</w:t>
      </w:r>
    </w:p>
    <w:p w:rsidR="00000000" w:rsidDel="00000000" w:rsidP="00000000" w:rsidRDefault="00000000" w:rsidRPr="00000000" w14:paraId="00000019">
      <w:pPr>
        <w:rPr/>
      </w:pPr>
      <w:r w:rsidDel="00000000" w:rsidR="00000000" w:rsidRPr="00000000">
        <w:rPr>
          <w:rtl w:val="0"/>
        </w:rPr>
        <w:t xml:space="preserve">[</w:t>
      </w:r>
      <w:r w:rsidDel="00000000" w:rsidR="00000000" w:rsidRPr="00000000">
        <w:rPr>
          <w:rtl w:val="0"/>
        </w:rPr>
        <w:t xml:space="preserve">Three panels from left to right: the ContentView.swift file is selected in the Project Navigator panel, followed by the code file itself, and the iPhone simulator</w:t>
      </w:r>
      <w:r w:rsidDel="00000000" w:rsidR="00000000" w:rsidRPr="00000000">
        <w:rPr>
          <w:rtl w:val="0"/>
        </w:rPr>
        <w:t xml:space="preserve">]: hello_world_app.png</w:t>
      </w:r>
    </w:p>
    <w:p w:rsidR="00000000" w:rsidDel="00000000" w:rsidP="00000000" w:rsidRDefault="00000000" w:rsidRPr="00000000" w14:paraId="0000001A">
      <w:pPr>
        <w:rPr/>
      </w:pPr>
      <w:r w:rsidDel="00000000" w:rsidR="00000000" w:rsidRPr="00000000">
        <w:rPr>
          <w:rtl w:val="0"/>
        </w:rPr>
        <w:t xml:space="preserve">[</w:t>
      </w:r>
      <w:r w:rsidDel="00000000" w:rsidR="00000000" w:rsidRPr="00000000">
        <w:rPr>
          <w:rtl w:val="0"/>
        </w:rPr>
        <w:t xml:space="preserve">Top toolbar button to change iOS device displayed in the simulator/visualizer</w:t>
      </w:r>
      <w:r w:rsidDel="00000000" w:rsidR="00000000" w:rsidRPr="00000000">
        <w:rPr>
          <w:rtl w:val="0"/>
        </w:rPr>
        <w:t xml:space="preserve">]: simulator_drop_down.png</w:t>
      </w:r>
    </w:p>
    <w:p w:rsidR="00000000" w:rsidDel="00000000" w:rsidP="00000000" w:rsidRDefault="00000000" w:rsidRPr="00000000" w14:paraId="0000001B">
      <w:pPr>
        <w:rPr/>
      </w:pPr>
      <w:r w:rsidDel="00000000" w:rsidR="00000000" w:rsidRPr="00000000">
        <w:rPr>
          <w:rtl w:val="0"/>
        </w:rPr>
        <w:t xml:space="preserve">[</w:t>
      </w:r>
      <w:r w:rsidDel="00000000" w:rsidR="00000000" w:rsidRPr="00000000">
        <w:rPr>
          <w:rtl w:val="0"/>
        </w:rPr>
        <w:t xml:space="preserve">Drop Down of different iOS device’s to choose from</w:t>
      </w:r>
      <w:r w:rsidDel="00000000" w:rsidR="00000000" w:rsidRPr="00000000">
        <w:rPr>
          <w:rtl w:val="0"/>
        </w:rPr>
        <w:t xml:space="preserve">]: drop_down.png</w:t>
      </w:r>
    </w:p>
    <w:p w:rsidR="00000000" w:rsidDel="00000000" w:rsidP="00000000" w:rsidRDefault="00000000" w:rsidRPr="00000000" w14:paraId="0000001C">
      <w:pPr>
        <w:rPr/>
      </w:pPr>
      <w:r w:rsidDel="00000000" w:rsidR="00000000" w:rsidRPr="00000000">
        <w:rPr>
          <w:rtl w:val="0"/>
        </w:rPr>
        <w:t xml:space="preserve">[</w:t>
      </w:r>
      <w:r w:rsidDel="00000000" w:rsidR="00000000" w:rsidRPr="00000000">
        <w:rPr>
          <w:color w:val="1d1c1d"/>
          <w:rtl w:val="0"/>
        </w:rPr>
        <w:t xml:space="preserve">Image assets for all six faces of the die; three varying image sizes per side of the die</w:t>
      </w:r>
      <w:r w:rsidDel="00000000" w:rsidR="00000000" w:rsidRPr="00000000">
        <w:rPr>
          <w:rtl w:val="0"/>
        </w:rPr>
        <w:t xml:space="preserve">]: dice_image_sets.png</w:t>
      </w:r>
    </w:p>
    <w:p w:rsidR="00000000" w:rsidDel="00000000" w:rsidP="00000000" w:rsidRDefault="00000000" w:rsidRPr="00000000" w14:paraId="0000001D">
      <w:pPr>
        <w:rPr>
          <w:color w:val="1d1c1d"/>
        </w:rPr>
      </w:pPr>
      <w:r w:rsidDel="00000000" w:rsidR="00000000" w:rsidRPr="00000000">
        <w:rPr>
          <w:color w:val="1d1c1d"/>
          <w:rtl w:val="0"/>
        </w:rPr>
        <w:t xml:space="preserve">[Left to right; inside the assets folder with dice1 image set selected, and the images stored based on size]: assets_stores_dice_images.png</w:t>
      </w:r>
    </w:p>
    <w:p w:rsidR="00000000" w:rsidDel="00000000" w:rsidP="00000000" w:rsidRDefault="00000000" w:rsidRPr="00000000" w14:paraId="0000001E">
      <w:pPr>
        <w:rPr>
          <w:color w:val="1d1c1d"/>
        </w:rPr>
      </w:pPr>
      <w:r w:rsidDel="00000000" w:rsidR="00000000" w:rsidRPr="00000000">
        <w:rPr>
          <w:color w:val="1d1c1d"/>
          <w:rtl w:val="0"/>
        </w:rPr>
        <w:t xml:space="preserve">[Adding another component under body creates a second view]: two_components_second_view.png</w:t>
      </w:r>
    </w:p>
    <w:p w:rsidR="00000000" w:rsidDel="00000000" w:rsidP="00000000" w:rsidRDefault="00000000" w:rsidRPr="00000000" w14:paraId="0000001F">
      <w:pPr>
        <w:rPr>
          <w:color w:val="1d1c1d"/>
        </w:rPr>
      </w:pPr>
      <w:r w:rsidDel="00000000" w:rsidR="00000000" w:rsidRPr="00000000">
        <w:rPr>
          <w:color w:val="1d1c1d"/>
          <w:rtl w:val="0"/>
        </w:rPr>
        <w:t xml:space="preserve">[Embedding multiple components in a vertical stack allows for a single view]: vstack_single_view.png</w:t>
      </w:r>
    </w:p>
    <w:p w:rsidR="00000000" w:rsidDel="00000000" w:rsidP="00000000" w:rsidRDefault="00000000" w:rsidRPr="00000000" w14:paraId="00000020">
      <w:pPr>
        <w:rPr>
          <w:color w:val="1d1c1d"/>
        </w:rPr>
      </w:pPr>
      <w:r w:rsidDel="00000000" w:rsidR="00000000" w:rsidRPr="00000000">
        <w:rPr>
          <w:color w:val="1d1c1d"/>
          <w:rtl w:val="0"/>
        </w:rPr>
        <w:t xml:space="preserve">[Enlarged visualizer with a styled </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 text and unstyled dice image]: add_text_style.png</w:t>
      </w:r>
    </w:p>
    <w:p w:rsidR="00000000" w:rsidDel="00000000" w:rsidP="00000000" w:rsidRDefault="00000000" w:rsidRPr="00000000" w14:paraId="00000021">
      <w:pPr>
        <w:rPr>
          <w:color w:val="1d1c1d"/>
        </w:rPr>
      </w:pPr>
      <w:r w:rsidDel="00000000" w:rsidR="00000000" w:rsidRPr="00000000">
        <w:rPr>
          <w:color w:val="1d1c1d"/>
          <w:rtl w:val="0"/>
        </w:rPr>
        <w:t xml:space="preserve">[Enlarged visualizer with a styled </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 text, unstyled dice image, and a button]: add_button.png</w:t>
      </w:r>
    </w:p>
    <w:p w:rsidR="00000000" w:rsidDel="00000000" w:rsidP="00000000" w:rsidRDefault="00000000" w:rsidRPr="00000000" w14:paraId="00000022">
      <w:pPr>
        <w:rPr>
          <w:color w:val="1d1c1d"/>
        </w:rPr>
      </w:pPr>
      <w:r w:rsidDel="00000000" w:rsidR="00000000" w:rsidRPr="00000000">
        <w:rPr>
          <w:color w:val="1d1c1d"/>
          <w:rtl w:val="0"/>
        </w:rPr>
        <w:t xml:space="preserve">[Enlarged visualizer with a </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 text, one side of dice image, and a </w:t>
      </w:r>
      <w:r w:rsidDel="00000000" w:rsidR="00000000" w:rsidRPr="00000000">
        <w:rPr>
          <w:rtl w:val="0"/>
        </w:rPr>
        <w:t xml:space="preserve">"</w:t>
      </w:r>
      <w:r w:rsidDel="00000000" w:rsidR="00000000" w:rsidRPr="00000000">
        <w:rPr>
          <w:color w:val="1d1c1d"/>
          <w:rtl w:val="0"/>
        </w:rPr>
        <w:t xml:space="preserve">Roll</w:t>
      </w:r>
      <w:r w:rsidDel="00000000" w:rsidR="00000000" w:rsidRPr="00000000">
        <w:rPr>
          <w:rtl w:val="0"/>
        </w:rPr>
        <w:t xml:space="preserve">"</w:t>
      </w:r>
      <w:r w:rsidDel="00000000" w:rsidR="00000000" w:rsidRPr="00000000">
        <w:rPr>
          <w:color w:val="1d1c1d"/>
          <w:rtl w:val="0"/>
        </w:rPr>
        <w:t xml:space="preserve"> button]: dice_roll_final_result.png</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Introduction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this step-by-step tutorial, we will be using Xcode 12 which includes [Swift] version 5.3 and the SwiftUI framework. Xcode is an IDE used to develop software for Apple platforms and Swift is a programming language for mobile development.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We will go over the basic steps to create a single view Hello World app in Xcode for SwiftUI development. We will also build a simple Dice Roll Project.</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color w:val="1d1c1d"/>
        </w:rPr>
        <w:drawing>
          <wp:inline distB="114300" distT="114300" distL="114300" distR="114300">
            <wp:extent cx="1405175" cy="1405175"/>
            <wp:effectExtent b="12700" l="12700" r="12700" t="127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05175" cy="1405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color w:val="1d1c1d"/>
          <w:rtl w:val="0"/>
        </w:rPr>
        <w:t xml:space="preserve">![Enlarged visualizer with a styled </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 text, one side of dice image, and a </w:t>
      </w:r>
      <w:r w:rsidDel="00000000" w:rsidR="00000000" w:rsidRPr="00000000">
        <w:rPr>
          <w:rtl w:val="0"/>
        </w:rPr>
        <w:t xml:space="preserve">"</w:t>
      </w:r>
      <w:r w:rsidDel="00000000" w:rsidR="00000000" w:rsidRPr="00000000">
        <w:rPr>
          <w:color w:val="1d1c1d"/>
          <w:rtl w:val="0"/>
        </w:rPr>
        <w:t xml:space="preserve">Roll</w:t>
      </w:r>
      <w:r w:rsidDel="00000000" w:rsidR="00000000" w:rsidRPr="00000000">
        <w:rPr>
          <w:rtl w:val="0"/>
        </w:rPr>
        <w:t xml:space="preserve">"</w:t>
      </w:r>
      <w:r w:rsidDel="00000000" w:rsidR="00000000" w:rsidRPr="00000000">
        <w:rPr>
          <w:color w:val="1d1c1d"/>
          <w:rtl w:val="0"/>
        </w:rPr>
        <w:t xml:space="preserve"> button]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Install Xcode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We can install the latest stable build of Xcode directly from the [App Store], or through [Apple Developer Downloads]. To install Xcode through Apple Developer, follow these steps: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1. Sign in to Apple Developer with a valid AppleID and password.</w:t>
      </w:r>
    </w:p>
    <w:p w:rsidR="00000000" w:rsidDel="00000000" w:rsidP="00000000" w:rsidRDefault="00000000" w:rsidRPr="00000000" w14:paraId="00000034">
      <w:pPr>
        <w:rPr/>
      </w:pPr>
      <w:r w:rsidDel="00000000" w:rsidR="00000000" w:rsidRPr="00000000">
        <w:rPr/>
        <w:drawing>
          <wp:inline distB="114300" distT="114300" distL="114300" distR="114300">
            <wp:extent cx="1795463" cy="1333772"/>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95463" cy="133377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t>
      </w:r>
      <w:r w:rsidDel="00000000" w:rsidR="00000000" w:rsidRPr="00000000">
        <w:rPr>
          <w:rtl w:val="0"/>
        </w:rPr>
        <w:t xml:space="preserve">[Apple Developer sign-in page]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2. Under "More Downloads", search for Xcode 12. Download the **.xip** file (this process may take some time).</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2547419" cy="1022827"/>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47419" cy="102282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t>
      </w:r>
      <w:r w:rsidDel="00000000" w:rsidR="00000000" w:rsidRPr="00000000">
        <w:rPr>
          <w:rtl w:val="0"/>
        </w:rPr>
        <w:t xml:space="preserve">[Apple Developer’s more downloads page search for xcode version 12]</w:t>
      </w:r>
    </w:p>
    <w:p w:rsidR="00000000" w:rsidDel="00000000" w:rsidP="00000000" w:rsidRDefault="00000000" w:rsidRPr="00000000" w14:paraId="0000003B">
      <w:pPr>
        <w:rPr/>
      </w:pPr>
      <w:r w:rsidDel="00000000" w:rsidR="00000000" w:rsidRPr="00000000">
        <w:rPr/>
        <w:drawing>
          <wp:inline distB="114300" distT="114300" distL="114300" distR="114300">
            <wp:extent cx="3071813" cy="1014368"/>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71813" cy="101436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![Xcode version 12.5.1 downloadable 10.98GB .xip file]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3. </w:t>
      </w:r>
      <w:r w:rsidDel="00000000" w:rsidR="00000000" w:rsidRPr="00000000">
        <w:rPr>
          <w:rtl w:val="0"/>
        </w:rPr>
        <w:t xml:space="preserve">Once downloaded, drag the app into your **Applications** folder.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Create a New Project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1. After successfully installing Xcode, we will run the application and select "Create a new Xcode project".</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343150" cy="1940863"/>
            <wp:effectExtent b="0" l="0" r="0" t="0"/>
            <wp:docPr id="13" name="image11.png"/>
            <a:graphic>
              <a:graphicData uri="http://schemas.openxmlformats.org/drawingml/2006/picture">
                <pic:pic>
                  <pic:nvPicPr>
                    <pic:cNvPr id="0" name="image11.png"/>
                    <pic:cNvPicPr preferRelativeResize="0"/>
                  </pic:nvPicPr>
                  <pic:blipFill>
                    <a:blip r:embed="rId11"/>
                    <a:srcRect b="3930" l="0" r="0" t="4594"/>
                    <a:stretch>
                      <a:fillRect/>
                    </a:stretch>
                  </pic:blipFill>
                  <pic:spPr>
                    <a:xfrm>
                      <a:off x="0" y="0"/>
                      <a:ext cx="2343150" cy="19408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![Welcome page for creating a new project with Xcode]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2. Choose the iOS platform and App application type.</w:t>
      </w:r>
    </w:p>
    <w:p w:rsidR="00000000" w:rsidDel="00000000" w:rsidP="00000000" w:rsidRDefault="00000000" w:rsidRPr="00000000" w14:paraId="00000048">
      <w:pPr>
        <w:rPr/>
      </w:pPr>
      <w:r w:rsidDel="00000000" w:rsidR="00000000" w:rsidRPr="00000000">
        <w:rPr/>
        <w:drawing>
          <wp:inline distB="114300" distT="114300" distL="114300" distR="114300">
            <wp:extent cx="2820193" cy="2041189"/>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20193" cy="204118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![Different template options for a new Xcode project including platform options such as iOS, macOS, watchOS, tvOS, and others, application options such as an App, a Game, and a Messaging App]</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3. Let’s enter a project name and organization identifier. This will generate a bundle identifier unique to the application; here are some [example bundle identifiers]. </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502568" cy="2271713"/>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50256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![Last step to create a new Xcode project; filled in form with the desired application’s product name, organization identifier, choice of interface, choice of life cycle, language choice, and optional testing suite]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4. We will select SwiftUI interface and SwiftUI App life cycle and click Next.</w:t>
      </w:r>
    </w:p>
    <w:p w:rsidR="00000000" w:rsidDel="00000000" w:rsidP="00000000" w:rsidRDefault="00000000" w:rsidRPr="00000000" w14:paraId="00000051">
      <w:pPr>
        <w:ind w:left="0" w:firstLine="0"/>
        <w:rPr/>
      </w:pPr>
      <w:r w:rsidDel="00000000" w:rsidR="00000000" w:rsidRPr="00000000">
        <w:rPr>
          <w:rtl w:val="0"/>
        </w:rPr>
        <w:t xml:space="preserve">5. Finally, we will save the project into our desired directory.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Project Navigator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Let’s take a look at the boilerplate code that was generated after we created the new project. Our file tree is located on the left of the IDE. The Project Navigator should include as follows: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2597623" cy="2528812"/>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97623" cy="252881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![Project Navigator display of Swift template files]</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1. **SingleViewApp.swift** is the entry point file; this file will be processed first when the app is run.</w:t>
      </w:r>
    </w:p>
    <w:p w:rsidR="00000000" w:rsidDel="00000000" w:rsidP="00000000" w:rsidRDefault="00000000" w:rsidRPr="00000000" w14:paraId="0000005B">
      <w:pPr>
        <w:ind w:left="0" w:firstLine="0"/>
        <w:rPr/>
      </w:pPr>
      <w:r w:rsidDel="00000000" w:rsidR="00000000" w:rsidRPr="00000000">
        <w:rPr>
          <w:rtl w:val="0"/>
        </w:rPr>
        <w:t xml:space="preserve">2. **ContentView.swift** is the first user interface view. Notice the preview component below or beside the code file. The preview component simulates different iOS versions and allows us to simultaneously visualize changes in our code.</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876800" cy="3314700"/>
            <wp:effectExtent b="0" l="0" r="0" t="0"/>
            <wp:docPr id="3" name="image2.png"/>
            <a:graphic>
              <a:graphicData uri="http://schemas.openxmlformats.org/drawingml/2006/picture">
                <pic:pic>
                  <pic:nvPicPr>
                    <pic:cNvPr id="0" name="image2.png"/>
                    <pic:cNvPicPr preferRelativeResize="0"/>
                  </pic:nvPicPr>
                  <pic:blipFill>
                    <a:blip r:embed="rId15"/>
                    <a:srcRect b="0" l="0" r="17948" t="0"/>
                    <a:stretch>
                      <a:fillRect/>
                    </a:stretch>
                  </pic:blipFill>
                  <pic:spPr>
                    <a:xfrm>
                      <a:off x="0" y="0"/>
                      <a:ext cx="48768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![Three panels from left to right: the ContentView.swift file is selected in the Project Navigator panel, followed by the code file itself, and the iPhone simulator]</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To switch between different iOS versions, we will locate the simulator dropdown above the file tabs, and choose our preferred version.</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4272679" cy="2368649"/>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272679" cy="236864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![Top toolbar button to change iOS device displayed in the simulator/visualizer]</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2063747" cy="3109913"/>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06374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![Drop Down of different iOS device’s to choose from]</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3. The **Assets.xcassets** folder is where we can add static images for building out our application.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Our Hello World App is complete.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color w:val="1d1c1d"/>
        </w:rPr>
      </w:pPr>
      <w:r w:rsidDel="00000000" w:rsidR="00000000" w:rsidRPr="00000000">
        <w:rPr>
          <w:rtl w:val="0"/>
        </w:rPr>
        <w:t xml:space="preserve">### </w:t>
      </w:r>
      <w:r w:rsidDel="00000000" w:rsidR="00000000" w:rsidRPr="00000000">
        <w:rPr>
          <w:color w:val="1d1c1d"/>
          <w:rtl w:val="0"/>
        </w:rPr>
        <w:t xml:space="preserve">Build a Simple Dice Roll Project with SwiftUI</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1d1c1d"/>
        </w:rPr>
      </w:pPr>
      <w:r w:rsidDel="00000000" w:rsidR="00000000" w:rsidRPr="00000000">
        <w:rPr>
          <w:color w:val="1d1c1d"/>
          <w:rtl w:val="0"/>
        </w:rPr>
        <w:t xml:space="preserve">Now that we have a general overview of Xcode and SwiftUI, let’s build a Simple Dice Roll Project. The idea is to create a button that will randomly roll a single die.</w:t>
      </w:r>
    </w:p>
    <w:p w:rsidR="00000000" w:rsidDel="00000000" w:rsidP="00000000" w:rsidRDefault="00000000" w:rsidRPr="00000000" w14:paraId="0000006E">
      <w:pPr>
        <w:rPr>
          <w:color w:val="1d1c1d"/>
        </w:rPr>
      </w:pPr>
      <w:r w:rsidDel="00000000" w:rsidR="00000000" w:rsidRPr="00000000">
        <w:rPr>
          <w:rtl w:val="0"/>
        </w:rPr>
      </w:r>
    </w:p>
    <w:p w:rsidR="00000000" w:rsidDel="00000000" w:rsidP="00000000" w:rsidRDefault="00000000" w:rsidRPr="00000000" w14:paraId="0000006F">
      <w:pPr>
        <w:rPr>
          <w:color w:val="1d1c1d"/>
        </w:rPr>
      </w:pPr>
      <w:r w:rsidDel="00000000" w:rsidR="00000000" w:rsidRPr="00000000">
        <w:rPr>
          <w:color w:val="1d1c1d"/>
          <w:rtl w:val="0"/>
        </w:rPr>
        <w:t xml:space="preserve">#### Adding Image </w:t>
      </w:r>
      <w:commentRangeStart w:id="0"/>
      <w:commentRangeStart w:id="1"/>
      <w:commentRangeStart w:id="2"/>
      <w:commentRangeStart w:id="3"/>
      <w:commentRangeStart w:id="4"/>
      <w:r w:rsidDel="00000000" w:rsidR="00000000" w:rsidRPr="00000000">
        <w:rPr>
          <w:color w:val="1d1c1d"/>
          <w:rtl w:val="0"/>
        </w:rPr>
        <w:t xml:space="preserve">Assets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0">
      <w:pPr>
        <w:rPr>
          <w:color w:val="1d1c1d"/>
        </w:rPr>
      </w:pPr>
      <w:r w:rsidDel="00000000" w:rsidR="00000000" w:rsidRPr="00000000">
        <w:rPr>
          <w:rtl w:val="0"/>
        </w:rPr>
      </w:r>
    </w:p>
    <w:p w:rsidR="00000000" w:rsidDel="00000000" w:rsidP="00000000" w:rsidRDefault="00000000" w:rsidRPr="00000000" w14:paraId="00000071">
      <w:pPr>
        <w:rPr>
          <w:color w:val="1d1c1d"/>
        </w:rPr>
      </w:pPr>
      <w:r w:rsidDel="00000000" w:rsidR="00000000" w:rsidRPr="00000000">
        <w:rPr>
          <w:color w:val="1d1c1d"/>
          <w:rtl w:val="0"/>
        </w:rPr>
        <w:t xml:space="preserve">In a folder, we have created some image sets.  </w:t>
      </w:r>
    </w:p>
    <w:p w:rsidR="00000000" w:rsidDel="00000000" w:rsidP="00000000" w:rsidRDefault="00000000" w:rsidRPr="00000000" w14:paraId="00000072">
      <w:pPr>
        <w:rPr>
          <w:color w:val="1d1c1d"/>
        </w:rPr>
      </w:pPr>
      <w:r w:rsidDel="00000000" w:rsidR="00000000" w:rsidRPr="00000000">
        <w:rPr>
          <w:color w:val="1d1c1d"/>
        </w:rPr>
        <w:drawing>
          <wp:inline distB="114300" distT="114300" distL="114300" distR="114300">
            <wp:extent cx="3055933" cy="3252788"/>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55933"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color w:val="1d1c1d"/>
        </w:rPr>
      </w:pPr>
      <w:r w:rsidDel="00000000" w:rsidR="00000000" w:rsidRPr="00000000">
        <w:rPr>
          <w:color w:val="1d1c1d"/>
          <w:rtl w:val="0"/>
        </w:rPr>
        <w:t xml:space="preserve">![Image assets for all six faces of the die; three varying image sizes per side of the die]</w:t>
      </w:r>
    </w:p>
    <w:p w:rsidR="00000000" w:rsidDel="00000000" w:rsidP="00000000" w:rsidRDefault="00000000" w:rsidRPr="00000000" w14:paraId="00000074">
      <w:pPr>
        <w:rPr>
          <w:color w:val="1d1c1d"/>
        </w:rPr>
      </w:pPr>
      <w:r w:rsidDel="00000000" w:rsidR="00000000" w:rsidRPr="00000000">
        <w:rPr>
          <w:rtl w:val="0"/>
        </w:rPr>
      </w:r>
    </w:p>
    <w:p w:rsidR="00000000" w:rsidDel="00000000" w:rsidP="00000000" w:rsidRDefault="00000000" w:rsidRPr="00000000" w14:paraId="00000075">
      <w:pPr>
        <w:rPr>
          <w:color w:val="1d1c1d"/>
        </w:rPr>
      </w:pPr>
      <w:r w:rsidDel="00000000" w:rsidR="00000000" w:rsidRPr="00000000">
        <w:rPr>
          <w:color w:val="1d1c1d"/>
          <w:rtl w:val="0"/>
        </w:rPr>
        <w:t xml:space="preserve">Each image set folder contains three images of varying size. The correct image size will be displayed on the user's device depending on screen size</w:t>
      </w:r>
      <w:r w:rsidDel="00000000" w:rsidR="00000000" w:rsidRPr="00000000">
        <w:rPr>
          <w:color w:val="1d1c1d"/>
          <w:rtl w:val="0"/>
        </w:rPr>
        <w:t xml:space="preserve">. This is configured through the **Contents.json** file:</w:t>
      </w:r>
    </w:p>
    <w:p w:rsidR="00000000" w:rsidDel="00000000" w:rsidP="00000000" w:rsidRDefault="00000000" w:rsidRPr="00000000" w14:paraId="00000076">
      <w:pPr>
        <w:rPr>
          <w:color w:val="1d1c1d"/>
        </w:rPr>
      </w:pPr>
      <w:r w:rsidDel="00000000" w:rsidR="00000000" w:rsidRPr="00000000">
        <w:rPr>
          <w:rtl w:val="0"/>
        </w:rPr>
      </w:r>
    </w:p>
    <w:p w:rsidR="00000000" w:rsidDel="00000000" w:rsidP="00000000" w:rsidRDefault="00000000" w:rsidRPr="00000000" w14:paraId="00000077">
      <w:pPr>
        <w:rPr>
          <w:color w:val="1d1c1d"/>
        </w:rPr>
      </w:pPr>
      <w:r w:rsidDel="00000000" w:rsidR="00000000" w:rsidRPr="00000000">
        <w:rPr>
          <w:color w:val="1d1c1d"/>
          <w:rtl w:val="0"/>
        </w:rPr>
        <w:t xml:space="preserve">```swift</w:t>
      </w:r>
    </w:p>
    <w:p w:rsidR="00000000" w:rsidDel="00000000" w:rsidP="00000000" w:rsidRDefault="00000000" w:rsidRPr="00000000" w14:paraId="00000078">
      <w:pPr>
        <w:rPr>
          <w:color w:val="1d1c1d"/>
        </w:rPr>
      </w:pPr>
      <w:r w:rsidDel="00000000" w:rsidR="00000000" w:rsidRPr="00000000">
        <w:rPr>
          <w:color w:val="1d1c1d"/>
          <w:rtl w:val="0"/>
        </w:rPr>
        <w:t xml:space="preserve">// dice1.imageset/Contents.json</w:t>
      </w:r>
    </w:p>
    <w:p w:rsidR="00000000" w:rsidDel="00000000" w:rsidP="00000000" w:rsidRDefault="00000000" w:rsidRPr="00000000" w14:paraId="00000079">
      <w:pPr>
        <w:rPr>
          <w:color w:val="1d1c1d"/>
        </w:rPr>
      </w:pPr>
      <w:r w:rsidDel="00000000" w:rsidR="00000000" w:rsidRPr="00000000">
        <w:rPr>
          <w:rtl w:val="0"/>
        </w:rPr>
      </w:r>
    </w:p>
    <w:p w:rsidR="00000000" w:rsidDel="00000000" w:rsidP="00000000" w:rsidRDefault="00000000" w:rsidRPr="00000000" w14:paraId="0000007A">
      <w:pPr>
        <w:rPr>
          <w:color w:val="1d1c1d"/>
        </w:rPr>
      </w:pPr>
      <w:r w:rsidDel="00000000" w:rsidR="00000000" w:rsidRPr="00000000">
        <w:rPr>
          <w:rtl w:val="0"/>
        </w:rPr>
        <w:t xml:space="preserve">// Objects are enclosed in curly brackets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  // </w:t>
      </w:r>
      <w:r w:rsidDel="00000000" w:rsidR="00000000" w:rsidRPr="00000000">
        <w:rPr>
          <w:color w:val="1d1c1d"/>
          <w:rtl w:val="0"/>
        </w:rPr>
        <w:t xml:space="preserve">An object with a `images` key points to an array of three objects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"images" : [ // arrays are enclosed in square brackets</w:t>
      </w:r>
    </w:p>
    <w:p w:rsidR="00000000" w:rsidDel="00000000" w:rsidP="00000000" w:rsidRDefault="00000000" w:rsidRPr="00000000" w14:paraId="0000007E">
      <w:pPr>
        <w:rPr/>
      </w:pPr>
      <w:r w:rsidDel="00000000" w:rsidR="00000000" w:rsidRPr="00000000">
        <w:rPr>
          <w:rtl w:val="0"/>
        </w:rPr>
        <w:t xml:space="preserve">    { </w:t>
      </w:r>
    </w:p>
    <w:p w:rsidR="00000000" w:rsidDel="00000000" w:rsidP="00000000" w:rsidRDefault="00000000" w:rsidRPr="00000000" w14:paraId="0000007F">
      <w:pPr>
        <w:rPr/>
      </w:pPr>
      <w:r w:rsidDel="00000000" w:rsidR="00000000" w:rsidRPr="00000000">
        <w:rPr>
          <w:rtl w:val="0"/>
        </w:rPr>
        <w:t xml:space="preserve">      "filename" : "dice1.png", // corresponding image file</w:t>
      </w:r>
    </w:p>
    <w:p w:rsidR="00000000" w:rsidDel="00000000" w:rsidP="00000000" w:rsidRDefault="00000000" w:rsidRPr="00000000" w14:paraId="00000080">
      <w:pPr>
        <w:rPr/>
      </w:pPr>
      <w:r w:rsidDel="00000000" w:rsidR="00000000" w:rsidRPr="00000000">
        <w:rPr>
          <w:rtl w:val="0"/>
        </w:rPr>
        <w:t xml:space="preserve">      "idiom" : "iphone", // type of device</w:t>
      </w:r>
    </w:p>
    <w:p w:rsidR="00000000" w:rsidDel="00000000" w:rsidP="00000000" w:rsidRDefault="00000000" w:rsidRPr="00000000" w14:paraId="00000081">
      <w:pPr>
        <w:rPr/>
      </w:pPr>
      <w:r w:rsidDel="00000000" w:rsidR="00000000" w:rsidRPr="00000000">
        <w:rPr>
          <w:rtl w:val="0"/>
        </w:rPr>
        <w:t xml:space="preserve">      "scale" : "1x" </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"filename" : "dice1@2x.png",</w:t>
      </w:r>
    </w:p>
    <w:p w:rsidR="00000000" w:rsidDel="00000000" w:rsidP="00000000" w:rsidRDefault="00000000" w:rsidRPr="00000000" w14:paraId="00000085">
      <w:pPr>
        <w:rPr/>
      </w:pPr>
      <w:r w:rsidDel="00000000" w:rsidR="00000000" w:rsidRPr="00000000">
        <w:rPr>
          <w:rtl w:val="0"/>
        </w:rPr>
        <w:t xml:space="preserve">      "idiom" : "iphone",</w:t>
      </w:r>
    </w:p>
    <w:p w:rsidR="00000000" w:rsidDel="00000000" w:rsidP="00000000" w:rsidRDefault="00000000" w:rsidRPr="00000000" w14:paraId="00000086">
      <w:pPr>
        <w:rPr/>
      </w:pPr>
      <w:r w:rsidDel="00000000" w:rsidR="00000000" w:rsidRPr="00000000">
        <w:rPr>
          <w:rtl w:val="0"/>
        </w:rPr>
        <w:t xml:space="preserve">      "scale" : "2x"</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"filename" : "dice1@3x.png",</w:t>
      </w:r>
    </w:p>
    <w:p w:rsidR="00000000" w:rsidDel="00000000" w:rsidP="00000000" w:rsidRDefault="00000000" w:rsidRPr="00000000" w14:paraId="0000008A">
      <w:pPr>
        <w:rPr/>
      </w:pPr>
      <w:r w:rsidDel="00000000" w:rsidR="00000000" w:rsidRPr="00000000">
        <w:rPr>
          <w:rtl w:val="0"/>
        </w:rPr>
        <w:t xml:space="preserve">      "idiom" : "iphone",</w:t>
      </w:r>
    </w:p>
    <w:p w:rsidR="00000000" w:rsidDel="00000000" w:rsidP="00000000" w:rsidRDefault="00000000" w:rsidRPr="00000000" w14:paraId="0000008B">
      <w:pPr>
        <w:rPr/>
      </w:pPr>
      <w:r w:rsidDel="00000000" w:rsidR="00000000" w:rsidRPr="00000000">
        <w:rPr>
          <w:rtl w:val="0"/>
        </w:rPr>
        <w:t xml:space="preserve">      "scale" : "3x"</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  "info" : {</w:t>
      </w:r>
    </w:p>
    <w:p w:rsidR="00000000" w:rsidDel="00000000" w:rsidP="00000000" w:rsidRDefault="00000000" w:rsidRPr="00000000" w14:paraId="0000008F">
      <w:pPr>
        <w:rPr/>
      </w:pPr>
      <w:r w:rsidDel="00000000" w:rsidR="00000000" w:rsidRPr="00000000">
        <w:rPr>
          <w:rtl w:val="0"/>
        </w:rPr>
        <w:t xml:space="preserve">    "author" : "xcode",</w:t>
      </w:r>
    </w:p>
    <w:p w:rsidR="00000000" w:rsidDel="00000000" w:rsidP="00000000" w:rsidRDefault="00000000" w:rsidRPr="00000000" w14:paraId="00000090">
      <w:pPr>
        <w:rPr/>
      </w:pPr>
      <w:r w:rsidDel="00000000" w:rsidR="00000000" w:rsidRPr="00000000">
        <w:rPr>
          <w:rtl w:val="0"/>
        </w:rPr>
        <w:t xml:space="preserve">    "version" : 1</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color w:val="1d1c1d"/>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3">
      <w:pPr>
        <w:rPr>
          <w:color w:val="1d1c1d"/>
        </w:rPr>
      </w:pPr>
      <w:r w:rsidDel="00000000" w:rsidR="00000000" w:rsidRPr="00000000">
        <w:rPr>
          <w:color w:val="1d1c1d"/>
          <w:rtl w:val="0"/>
        </w:rPr>
        <w:t xml:space="preserve">```</w:t>
      </w:r>
    </w:p>
    <w:p w:rsidR="00000000" w:rsidDel="00000000" w:rsidP="00000000" w:rsidRDefault="00000000" w:rsidRPr="00000000" w14:paraId="00000094">
      <w:pPr>
        <w:rPr>
          <w:color w:val="1d1c1d"/>
        </w:rPr>
      </w:pPr>
      <w:r w:rsidDel="00000000" w:rsidR="00000000" w:rsidRPr="00000000">
        <w:rPr>
          <w:rtl w:val="0"/>
        </w:rPr>
      </w:r>
    </w:p>
    <w:p w:rsidR="00000000" w:rsidDel="00000000" w:rsidP="00000000" w:rsidRDefault="00000000" w:rsidRPr="00000000" w14:paraId="00000095">
      <w:pPr>
        <w:rPr>
          <w:color w:val="1d1c1d"/>
        </w:rPr>
      </w:pPr>
      <w:r w:rsidDel="00000000" w:rsidR="00000000" w:rsidRPr="00000000">
        <w:rPr>
          <w:color w:val="1d1c1d"/>
          <w:rtl w:val="0"/>
        </w:rPr>
        <w:t xml:space="preserve">Upon dragging the six folders into our assets folder, Xcode is able to identify each image accordingly.  </w:t>
      </w:r>
    </w:p>
    <w:p w:rsidR="00000000" w:rsidDel="00000000" w:rsidP="00000000" w:rsidRDefault="00000000" w:rsidRPr="00000000" w14:paraId="00000096">
      <w:pPr>
        <w:rPr>
          <w:color w:val="1d1c1d"/>
        </w:rPr>
      </w:pPr>
      <w:r w:rsidDel="00000000" w:rsidR="00000000" w:rsidRPr="00000000">
        <w:rPr>
          <w:rtl w:val="0"/>
        </w:rPr>
      </w:r>
    </w:p>
    <w:p w:rsidR="00000000" w:rsidDel="00000000" w:rsidP="00000000" w:rsidRDefault="00000000" w:rsidRPr="00000000" w14:paraId="00000097">
      <w:pPr>
        <w:rPr>
          <w:color w:val="1d1c1d"/>
        </w:rPr>
      </w:pPr>
      <w:r w:rsidDel="00000000" w:rsidR="00000000" w:rsidRPr="00000000">
        <w:rPr>
          <w:color w:val="1d1c1d"/>
        </w:rPr>
        <w:drawing>
          <wp:inline distB="114300" distT="114300" distL="114300" distR="114300">
            <wp:extent cx="5943600" cy="1460500"/>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color w:val="1d1c1d"/>
        </w:rPr>
      </w:pPr>
      <w:r w:rsidDel="00000000" w:rsidR="00000000" w:rsidRPr="00000000">
        <w:rPr>
          <w:color w:val="1d1c1d"/>
          <w:rtl w:val="0"/>
        </w:rPr>
        <w:t xml:space="preserve">![Left to right; inside the assets folder with dice1 image set selected, and the images stored based on size]</w:t>
      </w:r>
    </w:p>
    <w:p w:rsidR="00000000" w:rsidDel="00000000" w:rsidP="00000000" w:rsidRDefault="00000000" w:rsidRPr="00000000" w14:paraId="00000099">
      <w:pPr>
        <w:rPr>
          <w:color w:val="1d1c1d"/>
        </w:rPr>
      </w:pPr>
      <w:r w:rsidDel="00000000" w:rsidR="00000000" w:rsidRPr="00000000">
        <w:rPr>
          <w:rtl w:val="0"/>
        </w:rPr>
      </w:r>
    </w:p>
    <w:p w:rsidR="00000000" w:rsidDel="00000000" w:rsidP="00000000" w:rsidRDefault="00000000" w:rsidRPr="00000000" w14:paraId="0000009A">
      <w:pPr>
        <w:rPr>
          <w:color w:val="1d1c1d"/>
        </w:rPr>
      </w:pPr>
      <w:r w:rsidDel="00000000" w:rsidR="00000000" w:rsidRPr="00000000">
        <w:rPr>
          <w:color w:val="1d1c1d"/>
          <w:rtl w:val="0"/>
        </w:rPr>
        <w:t xml:space="preserve">#### Build the UI</w:t>
      </w:r>
    </w:p>
    <w:p w:rsidR="00000000" w:rsidDel="00000000" w:rsidP="00000000" w:rsidRDefault="00000000" w:rsidRPr="00000000" w14:paraId="0000009B">
      <w:pPr>
        <w:rPr>
          <w:color w:val="1d1c1d"/>
        </w:rPr>
      </w:pPr>
      <w:r w:rsidDel="00000000" w:rsidR="00000000" w:rsidRPr="00000000">
        <w:rPr>
          <w:color w:val="1d1c1d"/>
          <w:rtl w:val="0"/>
        </w:rPr>
        <w:br w:type="textWrapping"/>
        <w:t xml:space="preserve">Before we begin building out the view, let’s take a closer look at the template code within **ContentView.swift**. </w:t>
      </w:r>
    </w:p>
    <w:p w:rsidR="00000000" w:rsidDel="00000000" w:rsidP="00000000" w:rsidRDefault="00000000" w:rsidRPr="00000000" w14:paraId="0000009C">
      <w:pPr>
        <w:rPr>
          <w:color w:val="1d1c1d"/>
        </w:rPr>
      </w:pPr>
      <w:r w:rsidDel="00000000" w:rsidR="00000000" w:rsidRPr="00000000">
        <w:rPr>
          <w:rtl w:val="0"/>
        </w:rPr>
      </w:r>
    </w:p>
    <w:p w:rsidR="00000000" w:rsidDel="00000000" w:rsidP="00000000" w:rsidRDefault="00000000" w:rsidRPr="00000000" w14:paraId="0000009D">
      <w:pPr>
        <w:rPr>
          <w:color w:val="1d1c1d"/>
        </w:rPr>
      </w:pPr>
      <w:r w:rsidDel="00000000" w:rsidR="00000000" w:rsidRPr="00000000">
        <w:rPr>
          <w:color w:val="1d1c1d"/>
          <w:rtl w:val="0"/>
        </w:rPr>
        <w:t xml:space="preserve">```swift</w:t>
      </w:r>
    </w:p>
    <w:p w:rsidR="00000000" w:rsidDel="00000000" w:rsidP="00000000" w:rsidRDefault="00000000" w:rsidRPr="00000000" w14:paraId="0000009E">
      <w:pPr>
        <w:rPr>
          <w:color w:val="1d1c1d"/>
        </w:rPr>
      </w:pPr>
      <w:r w:rsidDel="00000000" w:rsidR="00000000" w:rsidRPr="00000000">
        <w:rPr>
          <w:color w:val="1d1c1d"/>
          <w:rtl w:val="0"/>
        </w:rPr>
        <w:t xml:space="preserve">import SwiftUI</w:t>
      </w:r>
    </w:p>
    <w:p w:rsidR="00000000" w:rsidDel="00000000" w:rsidP="00000000" w:rsidRDefault="00000000" w:rsidRPr="00000000" w14:paraId="0000009F">
      <w:pPr>
        <w:rPr>
          <w:color w:val="1d1c1d"/>
        </w:rPr>
      </w:pPr>
      <w:r w:rsidDel="00000000" w:rsidR="00000000" w:rsidRPr="00000000">
        <w:rPr>
          <w:rtl w:val="0"/>
        </w:rPr>
      </w:r>
    </w:p>
    <w:p w:rsidR="00000000" w:rsidDel="00000000" w:rsidP="00000000" w:rsidRDefault="00000000" w:rsidRPr="00000000" w14:paraId="000000A0">
      <w:pPr>
        <w:rPr>
          <w:color w:val="1d1c1d"/>
        </w:rPr>
      </w:pPr>
      <w:r w:rsidDel="00000000" w:rsidR="00000000" w:rsidRPr="00000000">
        <w:rPr>
          <w:color w:val="1d1c1d"/>
          <w:rtl w:val="0"/>
        </w:rPr>
        <w:t xml:space="preserve">struct ContentView: View {</w:t>
      </w:r>
    </w:p>
    <w:p w:rsidR="00000000" w:rsidDel="00000000" w:rsidP="00000000" w:rsidRDefault="00000000" w:rsidRPr="00000000" w14:paraId="000000A1">
      <w:pPr>
        <w:rPr>
          <w:color w:val="1d1c1d"/>
        </w:rPr>
      </w:pPr>
      <w:r w:rsidDel="00000000" w:rsidR="00000000" w:rsidRPr="00000000">
        <w:rPr>
          <w:color w:val="1d1c1d"/>
          <w:rtl w:val="0"/>
        </w:rPr>
        <w:t xml:space="preserve">  var body: some View {</w:t>
      </w:r>
    </w:p>
    <w:p w:rsidR="00000000" w:rsidDel="00000000" w:rsidP="00000000" w:rsidRDefault="00000000" w:rsidRPr="00000000" w14:paraId="000000A2">
      <w:pPr>
        <w:rPr>
          <w:color w:val="1d1c1d"/>
        </w:rPr>
      </w:pPr>
      <w:r w:rsidDel="00000000" w:rsidR="00000000" w:rsidRPr="00000000">
        <w:rPr>
          <w:color w:val="1d1c1d"/>
          <w:rtl w:val="0"/>
        </w:rPr>
        <w:t xml:space="preserve">    Text(</w:t>
      </w:r>
      <w:r w:rsidDel="00000000" w:rsidR="00000000" w:rsidRPr="00000000">
        <w:rPr>
          <w:rtl w:val="0"/>
        </w:rPr>
        <w:t xml:space="preserve">"</w:t>
      </w:r>
      <w:r w:rsidDel="00000000" w:rsidR="00000000" w:rsidRPr="00000000">
        <w:rPr>
          <w:color w:val="1d1c1d"/>
          <w:rtl w:val="0"/>
        </w:rPr>
        <w:t xml:space="preserve">Hello World!</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A3">
      <w:pPr>
        <w:rPr>
          <w:color w:val="1d1c1d"/>
        </w:rPr>
      </w:pPr>
      <w:r w:rsidDel="00000000" w:rsidR="00000000" w:rsidRPr="00000000">
        <w:rPr>
          <w:color w:val="1d1c1d"/>
          <w:rtl w:val="0"/>
        </w:rPr>
        <w:t xml:space="preserve">  }</w:t>
      </w:r>
    </w:p>
    <w:p w:rsidR="00000000" w:rsidDel="00000000" w:rsidP="00000000" w:rsidRDefault="00000000" w:rsidRPr="00000000" w14:paraId="000000A4">
      <w:pPr>
        <w:rPr>
          <w:color w:val="1d1c1d"/>
        </w:rPr>
      </w:pPr>
      <w:r w:rsidDel="00000000" w:rsidR="00000000" w:rsidRPr="00000000">
        <w:rPr>
          <w:color w:val="1d1c1d"/>
          <w:rtl w:val="0"/>
        </w:rPr>
        <w:t xml:space="preserve">}</w:t>
      </w:r>
    </w:p>
    <w:p w:rsidR="00000000" w:rsidDel="00000000" w:rsidP="00000000" w:rsidRDefault="00000000" w:rsidRPr="00000000" w14:paraId="000000A5">
      <w:pPr>
        <w:rPr>
          <w:color w:val="1d1c1d"/>
        </w:rPr>
      </w:pPr>
      <w:r w:rsidDel="00000000" w:rsidR="00000000" w:rsidRPr="00000000">
        <w:rPr>
          <w:rtl w:val="0"/>
        </w:rPr>
      </w:r>
    </w:p>
    <w:p w:rsidR="00000000" w:rsidDel="00000000" w:rsidP="00000000" w:rsidRDefault="00000000" w:rsidRPr="00000000" w14:paraId="000000A6">
      <w:pPr>
        <w:rPr>
          <w:color w:val="1d1c1d"/>
        </w:rPr>
      </w:pPr>
      <w:r w:rsidDel="00000000" w:rsidR="00000000" w:rsidRPr="00000000">
        <w:rPr>
          <w:color w:val="1d1c1d"/>
          <w:rtl w:val="0"/>
        </w:rPr>
        <w:t xml:space="preserve">struct ContentView_Previews: PreviewProvider {</w:t>
      </w:r>
    </w:p>
    <w:p w:rsidR="00000000" w:rsidDel="00000000" w:rsidP="00000000" w:rsidRDefault="00000000" w:rsidRPr="00000000" w14:paraId="000000A7">
      <w:pPr>
        <w:rPr>
          <w:color w:val="1d1c1d"/>
        </w:rPr>
      </w:pPr>
      <w:r w:rsidDel="00000000" w:rsidR="00000000" w:rsidRPr="00000000">
        <w:rPr>
          <w:color w:val="1d1c1d"/>
          <w:rtl w:val="0"/>
        </w:rPr>
        <w:t xml:space="preserve">  static var previews: some View {</w:t>
      </w:r>
    </w:p>
    <w:p w:rsidR="00000000" w:rsidDel="00000000" w:rsidP="00000000" w:rsidRDefault="00000000" w:rsidRPr="00000000" w14:paraId="000000A8">
      <w:pPr>
        <w:rPr>
          <w:color w:val="1d1c1d"/>
        </w:rPr>
      </w:pPr>
      <w:r w:rsidDel="00000000" w:rsidR="00000000" w:rsidRPr="00000000">
        <w:rPr>
          <w:color w:val="1d1c1d"/>
          <w:rtl w:val="0"/>
        </w:rPr>
        <w:t xml:space="preserve">    Group {</w:t>
      </w:r>
    </w:p>
    <w:p w:rsidR="00000000" w:rsidDel="00000000" w:rsidP="00000000" w:rsidRDefault="00000000" w:rsidRPr="00000000" w14:paraId="000000A9">
      <w:pPr>
        <w:rPr>
          <w:color w:val="1d1c1d"/>
        </w:rPr>
      </w:pPr>
      <w:r w:rsidDel="00000000" w:rsidR="00000000" w:rsidRPr="00000000">
        <w:rPr>
          <w:color w:val="1d1c1d"/>
          <w:rtl w:val="0"/>
        </w:rPr>
        <w:t xml:space="preserve">      ContentView()</w:t>
      </w:r>
    </w:p>
    <w:p w:rsidR="00000000" w:rsidDel="00000000" w:rsidP="00000000" w:rsidRDefault="00000000" w:rsidRPr="00000000" w14:paraId="000000AA">
      <w:pPr>
        <w:rPr>
          <w:color w:val="1d1c1d"/>
        </w:rPr>
      </w:pPr>
      <w:r w:rsidDel="00000000" w:rsidR="00000000" w:rsidRPr="00000000">
        <w:rPr>
          <w:color w:val="1d1c1d"/>
          <w:rtl w:val="0"/>
        </w:rPr>
        <w:t xml:space="preserve">    }</w:t>
      </w:r>
    </w:p>
    <w:p w:rsidR="00000000" w:rsidDel="00000000" w:rsidP="00000000" w:rsidRDefault="00000000" w:rsidRPr="00000000" w14:paraId="000000AB">
      <w:pPr>
        <w:rPr>
          <w:color w:val="1d1c1d"/>
        </w:rPr>
      </w:pPr>
      <w:r w:rsidDel="00000000" w:rsidR="00000000" w:rsidRPr="00000000">
        <w:rPr>
          <w:color w:val="1d1c1d"/>
          <w:rtl w:val="0"/>
        </w:rPr>
        <w:t xml:space="preserve">  }</w:t>
      </w:r>
    </w:p>
    <w:p w:rsidR="00000000" w:rsidDel="00000000" w:rsidP="00000000" w:rsidRDefault="00000000" w:rsidRPr="00000000" w14:paraId="000000AC">
      <w:pPr>
        <w:rPr>
          <w:color w:val="1d1c1d"/>
        </w:rPr>
      </w:pPr>
      <w:r w:rsidDel="00000000" w:rsidR="00000000" w:rsidRPr="00000000">
        <w:rPr>
          <w:color w:val="1d1c1d"/>
          <w:rtl w:val="0"/>
        </w:rPr>
        <w:t xml:space="preserve">}</w:t>
      </w:r>
    </w:p>
    <w:p w:rsidR="00000000" w:rsidDel="00000000" w:rsidP="00000000" w:rsidRDefault="00000000" w:rsidRPr="00000000" w14:paraId="000000AD">
      <w:pPr>
        <w:rPr>
          <w:color w:val="1d1c1d"/>
        </w:rPr>
      </w:pPr>
      <w:r w:rsidDel="00000000" w:rsidR="00000000" w:rsidRPr="00000000">
        <w:rPr>
          <w:color w:val="1d1c1d"/>
          <w:rtl w:val="0"/>
        </w:rPr>
        <w:t xml:space="preserve">```</w:t>
      </w:r>
    </w:p>
    <w:p w:rsidR="00000000" w:rsidDel="00000000" w:rsidP="00000000" w:rsidRDefault="00000000" w:rsidRPr="00000000" w14:paraId="000000AE">
      <w:pPr>
        <w:rPr>
          <w:color w:val="1d1c1d"/>
        </w:rPr>
      </w:pPr>
      <w:r w:rsidDel="00000000" w:rsidR="00000000" w:rsidRPr="00000000">
        <w:rPr>
          <w:rtl w:val="0"/>
        </w:rPr>
      </w:r>
    </w:p>
    <w:p w:rsidR="00000000" w:rsidDel="00000000" w:rsidP="00000000" w:rsidRDefault="00000000" w:rsidRPr="00000000" w14:paraId="000000AF">
      <w:pPr>
        <w:rPr>
          <w:color w:val="1d1c1d"/>
        </w:rPr>
      </w:pPr>
      <w:r w:rsidDel="00000000" w:rsidR="00000000" w:rsidRPr="00000000">
        <w:rPr>
          <w:color w:val="1d1c1d"/>
          <w:rtl w:val="0"/>
        </w:rPr>
        <w:t xml:space="preserve">To use the `SwiftUI` framework, we import it at the top of our file. The preview component is rendered via `struct ContentView_Previews`. </w:t>
      </w:r>
    </w:p>
    <w:p w:rsidR="00000000" w:rsidDel="00000000" w:rsidP="00000000" w:rsidRDefault="00000000" w:rsidRPr="00000000" w14:paraId="000000B0">
      <w:pPr>
        <w:rPr>
          <w:color w:val="1d1c1d"/>
        </w:rPr>
      </w:pPr>
      <w:r w:rsidDel="00000000" w:rsidR="00000000" w:rsidRPr="00000000">
        <w:rPr>
          <w:rtl w:val="0"/>
        </w:rPr>
      </w:r>
    </w:p>
    <w:p w:rsidR="00000000" w:rsidDel="00000000" w:rsidP="00000000" w:rsidRDefault="00000000" w:rsidRPr="00000000" w14:paraId="000000B1">
      <w:pPr>
        <w:rPr>
          <w:color w:val="1d1c1d"/>
        </w:rPr>
      </w:pPr>
      <w:r w:rsidDel="00000000" w:rsidR="00000000" w:rsidRPr="00000000">
        <w:rPr>
          <w:color w:val="1d1c1d"/>
          <w:rtl w:val="0"/>
        </w:rPr>
        <w:t xml:space="preserve">`struct ContentView` contains the single view displayed in the preview component. If we change the `Hello, World!` string within our text component to `Roll Me!`, the view will change to display the new text. The preview component tends to stop when large changes in the code occur or when no activity is detected in the view. If this happens, we can either hit the resume, or play button.</w:t>
      </w:r>
    </w:p>
    <w:p w:rsidR="00000000" w:rsidDel="00000000" w:rsidP="00000000" w:rsidRDefault="00000000" w:rsidRPr="00000000" w14:paraId="000000B2">
      <w:pPr>
        <w:rPr>
          <w:color w:val="1d1c1d"/>
        </w:rPr>
      </w:pPr>
      <w:r w:rsidDel="00000000" w:rsidR="00000000" w:rsidRPr="00000000">
        <w:rPr>
          <w:rtl w:val="0"/>
        </w:rPr>
      </w:r>
    </w:p>
    <w:p w:rsidR="00000000" w:rsidDel="00000000" w:rsidP="00000000" w:rsidRDefault="00000000" w:rsidRPr="00000000" w14:paraId="000000B3">
      <w:pPr>
        <w:rPr>
          <w:color w:val="1d1c1d"/>
        </w:rPr>
      </w:pPr>
      <w:r w:rsidDel="00000000" w:rsidR="00000000" w:rsidRPr="00000000">
        <w:rPr>
          <w:color w:val="1d1c1d"/>
          <w:rtl w:val="0"/>
        </w:rPr>
        <w:t xml:space="preserve">If we try to add an `Image` component to our view,</w:t>
      </w:r>
      <w:r w:rsidDel="00000000" w:rsidR="00000000" w:rsidRPr="00000000">
        <w:rPr>
          <w:color w:val="1d1c1d"/>
          <w:rtl w:val="0"/>
        </w:rPr>
        <w:t xml:space="preserve"> a second view appears in our preview component.</w:t>
      </w:r>
    </w:p>
    <w:p w:rsidR="00000000" w:rsidDel="00000000" w:rsidP="00000000" w:rsidRDefault="00000000" w:rsidRPr="00000000" w14:paraId="000000B4">
      <w:pPr>
        <w:rPr>
          <w:color w:val="1d1c1d"/>
        </w:rPr>
      </w:pPr>
      <w:r w:rsidDel="00000000" w:rsidR="00000000" w:rsidRPr="00000000">
        <w:rPr>
          <w:rtl w:val="0"/>
        </w:rPr>
      </w:r>
    </w:p>
    <w:p w:rsidR="00000000" w:rsidDel="00000000" w:rsidP="00000000" w:rsidRDefault="00000000" w:rsidRPr="00000000" w14:paraId="000000B5">
      <w:pPr>
        <w:rPr>
          <w:color w:val="1d1c1d"/>
        </w:rPr>
      </w:pPr>
      <w:r w:rsidDel="00000000" w:rsidR="00000000" w:rsidRPr="00000000">
        <w:rPr>
          <w:color w:val="1d1c1d"/>
          <w:rtl w:val="0"/>
        </w:rPr>
        <w:t xml:space="preserve">```swift</w:t>
      </w:r>
    </w:p>
    <w:p w:rsidR="00000000" w:rsidDel="00000000" w:rsidP="00000000" w:rsidRDefault="00000000" w:rsidRPr="00000000" w14:paraId="000000B6">
      <w:pPr>
        <w:rPr>
          <w:color w:val="1d1c1d"/>
        </w:rPr>
      </w:pPr>
      <w:r w:rsidDel="00000000" w:rsidR="00000000" w:rsidRPr="00000000">
        <w:rPr>
          <w:color w:val="1d1c1d"/>
          <w:rtl w:val="0"/>
        </w:rPr>
        <w:t xml:space="preserve">struct ContentView: View {</w:t>
      </w:r>
    </w:p>
    <w:p w:rsidR="00000000" w:rsidDel="00000000" w:rsidP="00000000" w:rsidRDefault="00000000" w:rsidRPr="00000000" w14:paraId="000000B7">
      <w:pPr>
        <w:rPr>
          <w:color w:val="1d1c1d"/>
        </w:rPr>
      </w:pPr>
      <w:r w:rsidDel="00000000" w:rsidR="00000000" w:rsidRPr="00000000">
        <w:rPr>
          <w:color w:val="1d1c1d"/>
          <w:rtl w:val="0"/>
        </w:rPr>
        <w:t xml:space="preserve">  Var body: some View {</w:t>
      </w:r>
    </w:p>
    <w:p w:rsidR="00000000" w:rsidDel="00000000" w:rsidP="00000000" w:rsidRDefault="00000000" w:rsidRPr="00000000" w14:paraId="000000B8">
      <w:pPr>
        <w:rPr>
          <w:color w:val="1d1c1d"/>
        </w:rPr>
      </w:pPr>
      <w:r w:rsidDel="00000000" w:rsidR="00000000" w:rsidRPr="00000000">
        <w:rPr>
          <w:color w:val="1d1c1d"/>
          <w:rtl w:val="0"/>
        </w:rPr>
        <w:t xml:space="preserve">    Text(</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B9">
      <w:pPr>
        <w:rPr>
          <w:color w:val="1d1c1d"/>
        </w:rPr>
      </w:pPr>
      <w:r w:rsidDel="00000000" w:rsidR="00000000" w:rsidRPr="00000000">
        <w:rPr>
          <w:color w:val="1d1c1d"/>
          <w:rtl w:val="0"/>
        </w:rPr>
        <w:t xml:space="preserve">    Image(</w:t>
      </w:r>
      <w:r w:rsidDel="00000000" w:rsidR="00000000" w:rsidRPr="00000000">
        <w:rPr>
          <w:rtl w:val="0"/>
        </w:rPr>
        <w:t xml:space="preserve">"</w:t>
      </w:r>
      <w:r w:rsidDel="00000000" w:rsidR="00000000" w:rsidRPr="00000000">
        <w:rPr>
          <w:color w:val="1d1c1d"/>
          <w:rtl w:val="0"/>
        </w:rPr>
        <w:t xml:space="preserve">dice1</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BA">
      <w:pPr>
        <w:rPr>
          <w:color w:val="1d1c1d"/>
        </w:rPr>
      </w:pPr>
      <w:r w:rsidDel="00000000" w:rsidR="00000000" w:rsidRPr="00000000">
        <w:rPr>
          <w:color w:val="1d1c1d"/>
          <w:rtl w:val="0"/>
        </w:rPr>
        <w:t xml:space="preserve">  }</w:t>
      </w:r>
    </w:p>
    <w:p w:rsidR="00000000" w:rsidDel="00000000" w:rsidP="00000000" w:rsidRDefault="00000000" w:rsidRPr="00000000" w14:paraId="000000BB">
      <w:pPr>
        <w:rPr>
          <w:color w:val="1d1c1d"/>
        </w:rPr>
      </w:pPr>
      <w:r w:rsidDel="00000000" w:rsidR="00000000" w:rsidRPr="00000000">
        <w:rPr>
          <w:color w:val="1d1c1d"/>
          <w:rtl w:val="0"/>
        </w:rPr>
        <w:t xml:space="preserve">}</w:t>
      </w:r>
    </w:p>
    <w:p w:rsidR="00000000" w:rsidDel="00000000" w:rsidP="00000000" w:rsidRDefault="00000000" w:rsidRPr="00000000" w14:paraId="000000BC">
      <w:pPr>
        <w:rPr>
          <w:color w:val="1d1c1d"/>
        </w:rPr>
      </w:pPr>
      <w:r w:rsidDel="00000000" w:rsidR="00000000" w:rsidRPr="00000000">
        <w:rPr>
          <w:color w:val="1d1c1d"/>
          <w:rtl w:val="0"/>
        </w:rPr>
        <w:t xml:space="preserve">```</w:t>
      </w:r>
      <w:r w:rsidDel="00000000" w:rsidR="00000000" w:rsidRPr="00000000">
        <w:rPr>
          <w:rtl w:val="0"/>
        </w:rPr>
      </w:r>
    </w:p>
    <w:p w:rsidR="00000000" w:rsidDel="00000000" w:rsidP="00000000" w:rsidRDefault="00000000" w:rsidRPr="00000000" w14:paraId="000000BD">
      <w:pPr>
        <w:rPr>
          <w:color w:val="1d1c1d"/>
        </w:rPr>
      </w:pPr>
      <w:r w:rsidDel="00000000" w:rsidR="00000000" w:rsidRPr="00000000">
        <w:rPr>
          <w:rtl w:val="0"/>
        </w:rPr>
      </w:r>
    </w:p>
    <w:p w:rsidR="00000000" w:rsidDel="00000000" w:rsidP="00000000" w:rsidRDefault="00000000" w:rsidRPr="00000000" w14:paraId="000000BE">
      <w:pPr>
        <w:rPr>
          <w:color w:val="1d1c1d"/>
        </w:rPr>
      </w:pPr>
      <w:r w:rsidDel="00000000" w:rsidR="00000000" w:rsidRPr="00000000">
        <w:rPr>
          <w:color w:val="1d1c1d"/>
        </w:rPr>
        <w:drawing>
          <wp:inline distB="114300" distT="114300" distL="114300" distR="114300">
            <wp:extent cx="1779723" cy="4119563"/>
            <wp:effectExtent b="0" l="0" r="0" t="0"/>
            <wp:docPr id="8" name="image10.png"/>
            <a:graphic>
              <a:graphicData uri="http://schemas.openxmlformats.org/drawingml/2006/picture">
                <pic:pic>
                  <pic:nvPicPr>
                    <pic:cNvPr id="0" name="image10.png"/>
                    <pic:cNvPicPr preferRelativeResize="0"/>
                  </pic:nvPicPr>
                  <pic:blipFill>
                    <a:blip r:embed="rId20"/>
                    <a:srcRect b="1672" l="13235" r="12254" t="2416"/>
                    <a:stretch>
                      <a:fillRect/>
                    </a:stretch>
                  </pic:blipFill>
                  <pic:spPr>
                    <a:xfrm>
                      <a:off x="0" y="0"/>
                      <a:ext cx="1779723"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color w:val="1d1c1d"/>
        </w:rPr>
      </w:pPr>
      <w:r w:rsidDel="00000000" w:rsidR="00000000" w:rsidRPr="00000000">
        <w:rPr>
          <w:color w:val="1d1c1d"/>
          <w:rtl w:val="0"/>
        </w:rPr>
        <w:t xml:space="preserve">![Adding another component under the body creates a second view]</w:t>
      </w:r>
    </w:p>
    <w:p w:rsidR="00000000" w:rsidDel="00000000" w:rsidP="00000000" w:rsidRDefault="00000000" w:rsidRPr="00000000" w14:paraId="000000C0">
      <w:pPr>
        <w:rPr>
          <w:color w:val="1d1c1d"/>
        </w:rPr>
      </w:pPr>
      <w:r w:rsidDel="00000000" w:rsidR="00000000" w:rsidRPr="00000000">
        <w:rPr>
          <w:rtl w:val="0"/>
        </w:rPr>
      </w:r>
    </w:p>
    <w:p w:rsidR="00000000" w:rsidDel="00000000" w:rsidP="00000000" w:rsidRDefault="00000000" w:rsidRPr="00000000" w14:paraId="000000C1">
      <w:pPr>
        <w:rPr>
          <w:color w:val="1d1c1d"/>
        </w:rPr>
      </w:pPr>
      <w:r w:rsidDel="00000000" w:rsidR="00000000" w:rsidRPr="00000000">
        <w:rPr>
          <w:color w:val="1d1c1d"/>
          <w:rtl w:val="0"/>
        </w:rPr>
        <w:t xml:space="preserve">We typically want to return one view with each `struct` data type and can do so by embedding the text components in a `VStack`. This will arrange multiple components vertically. &lt;kbd&gt;Command&lt;/kbd&gt; and </w:t>
      </w:r>
      <w:r w:rsidDel="00000000" w:rsidR="00000000" w:rsidRPr="00000000">
        <w:rPr>
          <w:color w:val="1d1c1d"/>
          <w:rtl w:val="0"/>
        </w:rPr>
        <w:t xml:space="preserve">click</w:t>
      </w:r>
      <w:r w:rsidDel="00000000" w:rsidR="00000000" w:rsidRPr="00000000">
        <w:rPr>
          <w:color w:val="d1d2d3"/>
          <w:sz w:val="23"/>
          <w:szCs w:val="23"/>
          <w:shd w:fill="1a1d21" w:val="clear"/>
          <w:rtl w:val="0"/>
        </w:rPr>
        <w:t xml:space="preserve"> </w:t>
      </w:r>
      <w:r w:rsidDel="00000000" w:rsidR="00000000" w:rsidRPr="00000000">
        <w:rPr>
          <w:color w:val="1d1c1d"/>
          <w:rtl w:val="0"/>
        </w:rPr>
        <w:t xml:space="preserve">the `Text` component and select `Embed in VStack`.</w:t>
      </w:r>
    </w:p>
    <w:p w:rsidR="00000000" w:rsidDel="00000000" w:rsidP="00000000" w:rsidRDefault="00000000" w:rsidRPr="00000000" w14:paraId="000000C2">
      <w:pPr>
        <w:rPr>
          <w:color w:val="1d1c1d"/>
        </w:rPr>
      </w:pPr>
      <w:r w:rsidDel="00000000" w:rsidR="00000000" w:rsidRPr="00000000">
        <w:rPr>
          <w:rtl w:val="0"/>
        </w:rPr>
      </w:r>
    </w:p>
    <w:p w:rsidR="00000000" w:rsidDel="00000000" w:rsidP="00000000" w:rsidRDefault="00000000" w:rsidRPr="00000000" w14:paraId="000000C3">
      <w:pPr>
        <w:rPr>
          <w:color w:val="1d1c1d"/>
        </w:rPr>
      </w:pPr>
      <w:r w:rsidDel="00000000" w:rsidR="00000000" w:rsidRPr="00000000">
        <w:rPr>
          <w:color w:val="1d1c1d"/>
          <w:rtl w:val="0"/>
        </w:rPr>
        <w:t xml:space="preserve">```swift</w:t>
      </w:r>
    </w:p>
    <w:p w:rsidR="00000000" w:rsidDel="00000000" w:rsidP="00000000" w:rsidRDefault="00000000" w:rsidRPr="00000000" w14:paraId="000000C4">
      <w:pPr>
        <w:rPr>
          <w:color w:val="1d1c1d"/>
        </w:rPr>
      </w:pPr>
      <w:r w:rsidDel="00000000" w:rsidR="00000000" w:rsidRPr="00000000">
        <w:rPr>
          <w:color w:val="1d1c1d"/>
          <w:rtl w:val="0"/>
        </w:rPr>
        <w:t xml:space="preserve">struct ContentView: View {</w:t>
      </w:r>
    </w:p>
    <w:p w:rsidR="00000000" w:rsidDel="00000000" w:rsidP="00000000" w:rsidRDefault="00000000" w:rsidRPr="00000000" w14:paraId="000000C5">
      <w:pPr>
        <w:rPr>
          <w:color w:val="1d1c1d"/>
        </w:rPr>
      </w:pPr>
      <w:r w:rsidDel="00000000" w:rsidR="00000000" w:rsidRPr="00000000">
        <w:rPr>
          <w:color w:val="1d1c1d"/>
          <w:rtl w:val="0"/>
        </w:rPr>
        <w:t xml:space="preserve">  Var body: some View {</w:t>
      </w:r>
    </w:p>
    <w:p w:rsidR="00000000" w:rsidDel="00000000" w:rsidP="00000000" w:rsidRDefault="00000000" w:rsidRPr="00000000" w14:paraId="000000C6">
      <w:pPr>
        <w:rPr>
          <w:color w:val="1d1c1d"/>
        </w:rPr>
      </w:pPr>
      <w:r w:rsidDel="00000000" w:rsidR="00000000" w:rsidRPr="00000000">
        <w:rPr>
          <w:color w:val="1d1c1d"/>
          <w:rtl w:val="0"/>
        </w:rPr>
        <w:t xml:space="preserve">    VStack {</w:t>
      </w:r>
    </w:p>
    <w:p w:rsidR="00000000" w:rsidDel="00000000" w:rsidP="00000000" w:rsidRDefault="00000000" w:rsidRPr="00000000" w14:paraId="000000C7">
      <w:pPr>
        <w:rPr>
          <w:color w:val="1d1c1d"/>
        </w:rPr>
      </w:pPr>
      <w:r w:rsidDel="00000000" w:rsidR="00000000" w:rsidRPr="00000000">
        <w:rPr>
          <w:color w:val="1d1c1d"/>
          <w:rtl w:val="0"/>
        </w:rPr>
        <w:t xml:space="preserve">      Text(</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C8">
      <w:pPr>
        <w:rPr>
          <w:color w:val="1d1c1d"/>
        </w:rPr>
      </w:pPr>
      <w:r w:rsidDel="00000000" w:rsidR="00000000" w:rsidRPr="00000000">
        <w:rPr>
          <w:rtl w:val="0"/>
        </w:rPr>
      </w:r>
    </w:p>
    <w:p w:rsidR="00000000" w:rsidDel="00000000" w:rsidP="00000000" w:rsidRDefault="00000000" w:rsidRPr="00000000" w14:paraId="000000C9">
      <w:pPr>
        <w:rPr>
          <w:color w:val="1d1c1d"/>
        </w:rPr>
      </w:pPr>
      <w:r w:rsidDel="00000000" w:rsidR="00000000" w:rsidRPr="00000000">
        <w:rPr>
          <w:color w:val="1d1c1d"/>
          <w:rtl w:val="0"/>
        </w:rPr>
        <w:t xml:space="preserve">      Image(</w:t>
      </w:r>
      <w:r w:rsidDel="00000000" w:rsidR="00000000" w:rsidRPr="00000000">
        <w:rPr>
          <w:rtl w:val="0"/>
        </w:rPr>
        <w:t xml:space="preserve">"</w:t>
      </w:r>
      <w:r w:rsidDel="00000000" w:rsidR="00000000" w:rsidRPr="00000000">
        <w:rPr>
          <w:color w:val="1d1c1d"/>
          <w:rtl w:val="0"/>
        </w:rPr>
        <w:t xml:space="preserve">dice1</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CA">
      <w:pPr>
        <w:rPr>
          <w:color w:val="1d1c1d"/>
        </w:rPr>
      </w:pPr>
      <w:r w:rsidDel="00000000" w:rsidR="00000000" w:rsidRPr="00000000">
        <w:rPr>
          <w:color w:val="1d1c1d"/>
          <w:rtl w:val="0"/>
        </w:rPr>
        <w:t xml:space="preserve">    }</w:t>
      </w:r>
    </w:p>
    <w:p w:rsidR="00000000" w:rsidDel="00000000" w:rsidP="00000000" w:rsidRDefault="00000000" w:rsidRPr="00000000" w14:paraId="000000CB">
      <w:pPr>
        <w:rPr>
          <w:color w:val="1d1c1d"/>
        </w:rPr>
      </w:pPr>
      <w:r w:rsidDel="00000000" w:rsidR="00000000" w:rsidRPr="00000000">
        <w:rPr>
          <w:color w:val="1d1c1d"/>
          <w:rtl w:val="0"/>
        </w:rPr>
        <w:t xml:space="preserve">  }</w:t>
      </w:r>
    </w:p>
    <w:p w:rsidR="00000000" w:rsidDel="00000000" w:rsidP="00000000" w:rsidRDefault="00000000" w:rsidRPr="00000000" w14:paraId="000000CC">
      <w:pPr>
        <w:rPr>
          <w:color w:val="1d1c1d"/>
        </w:rPr>
      </w:pPr>
      <w:r w:rsidDel="00000000" w:rsidR="00000000" w:rsidRPr="00000000">
        <w:rPr>
          <w:color w:val="1d1c1d"/>
          <w:rtl w:val="0"/>
        </w:rPr>
        <w:t xml:space="preserve">}</w:t>
      </w:r>
    </w:p>
    <w:p w:rsidR="00000000" w:rsidDel="00000000" w:rsidP="00000000" w:rsidRDefault="00000000" w:rsidRPr="00000000" w14:paraId="000000CD">
      <w:pPr>
        <w:rPr>
          <w:color w:val="1d1c1d"/>
        </w:rPr>
      </w:pPr>
      <w:r w:rsidDel="00000000" w:rsidR="00000000" w:rsidRPr="00000000">
        <w:rPr>
          <w:color w:val="1d1c1d"/>
          <w:rtl w:val="0"/>
        </w:rPr>
        <w:t xml:space="preserve">```</w:t>
      </w:r>
    </w:p>
    <w:p w:rsidR="00000000" w:rsidDel="00000000" w:rsidP="00000000" w:rsidRDefault="00000000" w:rsidRPr="00000000" w14:paraId="000000CE">
      <w:pPr>
        <w:rPr>
          <w:color w:val="1d1c1d"/>
        </w:rPr>
      </w:pPr>
      <w:r w:rsidDel="00000000" w:rsidR="00000000" w:rsidRPr="00000000">
        <w:rPr>
          <w:rtl w:val="0"/>
        </w:rPr>
      </w:r>
    </w:p>
    <w:p w:rsidR="00000000" w:rsidDel="00000000" w:rsidP="00000000" w:rsidRDefault="00000000" w:rsidRPr="00000000" w14:paraId="000000CF">
      <w:pPr>
        <w:rPr>
          <w:color w:val="1d1c1d"/>
        </w:rPr>
      </w:pPr>
      <w:r w:rsidDel="00000000" w:rsidR="00000000" w:rsidRPr="00000000">
        <w:rPr>
          <w:color w:val="1d1c1d"/>
        </w:rPr>
        <w:drawing>
          <wp:inline distB="114300" distT="114300" distL="114300" distR="114300">
            <wp:extent cx="1436246" cy="2747963"/>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436246"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1d1c1d"/>
        </w:rPr>
      </w:pPr>
      <w:r w:rsidDel="00000000" w:rsidR="00000000" w:rsidRPr="00000000">
        <w:rPr>
          <w:color w:val="1d1c1d"/>
          <w:rtl w:val="0"/>
        </w:rPr>
        <w:t xml:space="preserve">![Embedding multiple components in a vertical stack allows for a single view]</w:t>
      </w:r>
    </w:p>
    <w:p w:rsidR="00000000" w:rsidDel="00000000" w:rsidP="00000000" w:rsidRDefault="00000000" w:rsidRPr="00000000" w14:paraId="000000D1">
      <w:pPr>
        <w:rPr>
          <w:color w:val="1d1c1d"/>
        </w:rPr>
      </w:pPr>
      <w:r w:rsidDel="00000000" w:rsidR="00000000" w:rsidRPr="00000000">
        <w:rPr>
          <w:rtl w:val="0"/>
        </w:rPr>
      </w:r>
    </w:p>
    <w:p w:rsidR="00000000" w:rsidDel="00000000" w:rsidP="00000000" w:rsidRDefault="00000000" w:rsidRPr="00000000" w14:paraId="000000D2">
      <w:pPr>
        <w:rPr>
          <w:color w:val="1d1c1d"/>
        </w:rPr>
      </w:pPr>
      <w:r w:rsidDel="00000000" w:rsidR="00000000" w:rsidRPr="00000000">
        <w:rPr>
          <w:color w:val="1d1c1d"/>
          <w:rtl w:val="0"/>
        </w:rPr>
        <w:t xml:space="preserve">To add some simple styling to a component, we can chain `.method()` functions. Let’s make the text bold and give it a large title font.</w:t>
      </w:r>
    </w:p>
    <w:p w:rsidR="00000000" w:rsidDel="00000000" w:rsidP="00000000" w:rsidRDefault="00000000" w:rsidRPr="00000000" w14:paraId="000000D3">
      <w:pPr>
        <w:rPr>
          <w:color w:val="1d1c1d"/>
        </w:rPr>
      </w:pPr>
      <w:r w:rsidDel="00000000" w:rsidR="00000000" w:rsidRPr="00000000">
        <w:rPr>
          <w:rtl w:val="0"/>
        </w:rPr>
      </w:r>
    </w:p>
    <w:p w:rsidR="00000000" w:rsidDel="00000000" w:rsidP="00000000" w:rsidRDefault="00000000" w:rsidRPr="00000000" w14:paraId="000000D4">
      <w:pPr>
        <w:rPr>
          <w:color w:val="1d1c1d"/>
        </w:rPr>
      </w:pPr>
      <w:r w:rsidDel="00000000" w:rsidR="00000000" w:rsidRPr="00000000">
        <w:rPr>
          <w:color w:val="1d1c1d"/>
          <w:rtl w:val="0"/>
        </w:rPr>
        <w:t xml:space="preserve">```swift</w:t>
      </w:r>
    </w:p>
    <w:p w:rsidR="00000000" w:rsidDel="00000000" w:rsidP="00000000" w:rsidRDefault="00000000" w:rsidRPr="00000000" w14:paraId="000000D5">
      <w:pPr>
        <w:rPr>
          <w:color w:val="1d1c1d"/>
        </w:rPr>
      </w:pPr>
      <w:r w:rsidDel="00000000" w:rsidR="00000000" w:rsidRPr="00000000">
        <w:rPr>
          <w:color w:val="1d1c1d"/>
          <w:rtl w:val="0"/>
        </w:rPr>
        <w:t xml:space="preserve">    VStack {</w:t>
      </w:r>
    </w:p>
    <w:p w:rsidR="00000000" w:rsidDel="00000000" w:rsidP="00000000" w:rsidRDefault="00000000" w:rsidRPr="00000000" w14:paraId="000000D6">
      <w:pPr>
        <w:rPr>
          <w:color w:val="1d1c1d"/>
        </w:rPr>
      </w:pPr>
      <w:r w:rsidDel="00000000" w:rsidR="00000000" w:rsidRPr="00000000">
        <w:rPr>
          <w:color w:val="1d1c1d"/>
          <w:rtl w:val="0"/>
        </w:rPr>
        <w:t xml:space="preserve">      Text(</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D7">
      <w:pPr>
        <w:rPr>
          <w:color w:val="1d1c1d"/>
        </w:rPr>
      </w:pPr>
      <w:r w:rsidDel="00000000" w:rsidR="00000000" w:rsidRPr="00000000">
        <w:rPr>
          <w:color w:val="1d1c1d"/>
          <w:rtl w:val="0"/>
        </w:rPr>
        <w:t xml:space="preserve">        .font(.largeTitle)</w:t>
      </w:r>
    </w:p>
    <w:p w:rsidR="00000000" w:rsidDel="00000000" w:rsidP="00000000" w:rsidRDefault="00000000" w:rsidRPr="00000000" w14:paraId="000000D8">
      <w:pPr>
        <w:rPr>
          <w:color w:val="1d1c1d"/>
        </w:rPr>
      </w:pPr>
      <w:r w:rsidDel="00000000" w:rsidR="00000000" w:rsidRPr="00000000">
        <w:rPr>
          <w:color w:val="1d1c1d"/>
          <w:rtl w:val="0"/>
        </w:rPr>
        <w:t xml:space="preserve">        .bold()</w:t>
      </w:r>
    </w:p>
    <w:p w:rsidR="00000000" w:rsidDel="00000000" w:rsidP="00000000" w:rsidRDefault="00000000" w:rsidRPr="00000000" w14:paraId="000000D9">
      <w:pPr>
        <w:rPr>
          <w:color w:val="1d1c1d"/>
        </w:rPr>
      </w:pPr>
      <w:r w:rsidDel="00000000" w:rsidR="00000000" w:rsidRPr="00000000">
        <w:rPr>
          <w:color w:val="1d1c1d"/>
          <w:rtl w:val="0"/>
        </w:rPr>
        <w:t xml:space="preserve">``` </w:t>
      </w:r>
    </w:p>
    <w:p w:rsidR="00000000" w:rsidDel="00000000" w:rsidP="00000000" w:rsidRDefault="00000000" w:rsidRPr="00000000" w14:paraId="000000DA">
      <w:pPr>
        <w:rPr>
          <w:color w:val="1d1c1d"/>
        </w:rPr>
      </w:pPr>
      <w:r w:rsidDel="00000000" w:rsidR="00000000" w:rsidRPr="00000000">
        <w:rPr>
          <w:rtl w:val="0"/>
        </w:rPr>
      </w:r>
    </w:p>
    <w:p w:rsidR="00000000" w:rsidDel="00000000" w:rsidP="00000000" w:rsidRDefault="00000000" w:rsidRPr="00000000" w14:paraId="000000DB">
      <w:pPr>
        <w:rPr>
          <w:color w:val="1d1c1d"/>
        </w:rPr>
      </w:pPr>
      <w:r w:rsidDel="00000000" w:rsidR="00000000" w:rsidRPr="00000000">
        <w:rPr>
          <w:color w:val="1d1c1d"/>
        </w:rPr>
        <w:drawing>
          <wp:inline distB="114300" distT="114300" distL="114300" distR="114300">
            <wp:extent cx="1485900" cy="1552575"/>
            <wp:effectExtent b="12700" l="12700" r="12700" t="12700"/>
            <wp:docPr id="10" name="image1.png"/>
            <a:graphic>
              <a:graphicData uri="http://schemas.openxmlformats.org/drawingml/2006/picture">
                <pic:pic>
                  <pic:nvPicPr>
                    <pic:cNvPr id="0" name="image1.png"/>
                    <pic:cNvPicPr preferRelativeResize="0"/>
                  </pic:nvPicPr>
                  <pic:blipFill>
                    <a:blip r:embed="rId22"/>
                    <a:srcRect b="0" l="8510" r="8510" t="0"/>
                    <a:stretch>
                      <a:fillRect/>
                    </a:stretch>
                  </pic:blipFill>
                  <pic:spPr>
                    <a:xfrm>
                      <a:off x="0" y="0"/>
                      <a:ext cx="1485900" cy="1552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rPr>
          <w:color w:val="1d1c1d"/>
        </w:rPr>
      </w:pPr>
      <w:r w:rsidDel="00000000" w:rsidR="00000000" w:rsidRPr="00000000">
        <w:rPr>
          <w:color w:val="1d1c1d"/>
          <w:rtl w:val="0"/>
        </w:rPr>
        <w:t xml:space="preserve">![Enlarged visualizer with a styled </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 text and unstyled dice image]</w:t>
      </w:r>
    </w:p>
    <w:p w:rsidR="00000000" w:rsidDel="00000000" w:rsidP="00000000" w:rsidRDefault="00000000" w:rsidRPr="00000000" w14:paraId="000000DD">
      <w:pPr>
        <w:rPr>
          <w:color w:val="1d1c1d"/>
        </w:rPr>
      </w:pPr>
      <w:r w:rsidDel="00000000" w:rsidR="00000000" w:rsidRPr="00000000">
        <w:rPr>
          <w:rtl w:val="0"/>
        </w:rPr>
      </w:r>
    </w:p>
    <w:p w:rsidR="00000000" w:rsidDel="00000000" w:rsidP="00000000" w:rsidRDefault="00000000" w:rsidRPr="00000000" w14:paraId="000000DE">
      <w:pPr>
        <w:rPr>
          <w:color w:val="1d1c1d"/>
        </w:rPr>
      </w:pPr>
      <w:r w:rsidDel="00000000" w:rsidR="00000000" w:rsidRPr="00000000">
        <w:rPr>
          <w:color w:val="1d1c1d"/>
          <w:rtl w:val="0"/>
        </w:rPr>
        <w:t xml:space="preserve">#### Build the View</w:t>
      </w:r>
    </w:p>
    <w:p w:rsidR="00000000" w:rsidDel="00000000" w:rsidP="00000000" w:rsidRDefault="00000000" w:rsidRPr="00000000" w14:paraId="000000DF">
      <w:pPr>
        <w:rPr>
          <w:color w:val="1d1c1d"/>
        </w:rPr>
      </w:pPr>
      <w:r w:rsidDel="00000000" w:rsidR="00000000" w:rsidRPr="00000000">
        <w:rPr>
          <w:rtl w:val="0"/>
        </w:rPr>
      </w:r>
    </w:p>
    <w:p w:rsidR="00000000" w:rsidDel="00000000" w:rsidP="00000000" w:rsidRDefault="00000000" w:rsidRPr="00000000" w14:paraId="000000E0">
      <w:pPr>
        <w:rPr>
          <w:color w:val="1d1c1d"/>
        </w:rPr>
      </w:pPr>
      <w:r w:rsidDel="00000000" w:rsidR="00000000" w:rsidRPr="00000000">
        <w:rPr>
          <w:color w:val="1d1c1d"/>
          <w:rtl w:val="0"/>
        </w:rPr>
        <w:t xml:space="preserve">Currently, our view consists of a text and image element. What we want is an image of the die and a button that will randomly roll it. In order to create our die, we’ll walk through the following steps:</w:t>
      </w:r>
    </w:p>
    <w:p w:rsidR="00000000" w:rsidDel="00000000" w:rsidP="00000000" w:rsidRDefault="00000000" w:rsidRPr="00000000" w14:paraId="000000E1">
      <w:pPr>
        <w:rPr>
          <w:color w:val="1d1c1d"/>
        </w:rPr>
      </w:pPr>
      <w:r w:rsidDel="00000000" w:rsidR="00000000" w:rsidRPr="00000000">
        <w:rPr>
          <w:rtl w:val="0"/>
        </w:rPr>
      </w:r>
    </w:p>
    <w:p w:rsidR="00000000" w:rsidDel="00000000" w:rsidP="00000000" w:rsidRDefault="00000000" w:rsidRPr="00000000" w14:paraId="000000E2">
      <w:pPr>
        <w:rPr>
          <w:color w:val="1d1c1d"/>
        </w:rPr>
      </w:pPr>
      <w:r w:rsidDel="00000000" w:rsidR="00000000" w:rsidRPr="00000000">
        <w:rPr>
          <w:color w:val="1d1c1d"/>
          <w:rtl w:val="0"/>
        </w:rPr>
        <w:t xml:space="preserve">* On the line following `struct ContentView`</w:t>
      </w:r>
      <w:r w:rsidDel="00000000" w:rsidR="00000000" w:rsidRPr="00000000">
        <w:rPr>
          <w:color w:val="1d1c1d"/>
          <w:rtl w:val="0"/>
        </w:rPr>
        <w:t xml:space="preserve">, we'll </w:t>
      </w:r>
      <w:r w:rsidDel="00000000" w:rsidR="00000000" w:rsidRPr="00000000">
        <w:rPr>
          <w:color w:val="1d1c1d"/>
          <w:rtl w:val="0"/>
        </w:rPr>
        <w:t xml:space="preserve">create a variable `randomNum` and set its initial value to 1. We need the property wrapper, [State], to change the variable’s value when the button component is clicked.</w:t>
      </w:r>
    </w:p>
    <w:p w:rsidR="00000000" w:rsidDel="00000000" w:rsidP="00000000" w:rsidRDefault="00000000" w:rsidRPr="00000000" w14:paraId="000000E3">
      <w:pPr>
        <w:rPr>
          <w:color w:val="1d1c1d"/>
        </w:rPr>
      </w:pPr>
      <w:r w:rsidDel="00000000" w:rsidR="00000000" w:rsidRPr="00000000">
        <w:rPr>
          <w:rtl w:val="0"/>
        </w:rPr>
      </w:r>
    </w:p>
    <w:p w:rsidR="00000000" w:rsidDel="00000000" w:rsidP="00000000" w:rsidRDefault="00000000" w:rsidRPr="00000000" w14:paraId="000000E4">
      <w:pPr>
        <w:rPr>
          <w:color w:val="1d1c1d"/>
        </w:rPr>
      </w:pPr>
      <w:r w:rsidDel="00000000" w:rsidR="00000000" w:rsidRPr="00000000">
        <w:rPr>
          <w:color w:val="1d1c1d"/>
          <w:rtl w:val="0"/>
        </w:rPr>
        <w:t xml:space="preserve">```swift</w:t>
      </w:r>
    </w:p>
    <w:p w:rsidR="00000000" w:rsidDel="00000000" w:rsidP="00000000" w:rsidRDefault="00000000" w:rsidRPr="00000000" w14:paraId="000000E5">
      <w:pPr>
        <w:rPr>
          <w:color w:val="1d1c1d"/>
        </w:rPr>
      </w:pPr>
      <w:r w:rsidDel="00000000" w:rsidR="00000000" w:rsidRPr="00000000">
        <w:rPr>
          <w:color w:val="1d1c1d"/>
          <w:rtl w:val="0"/>
        </w:rPr>
        <w:t xml:space="preserve">struct ContentView: View {</w:t>
      </w:r>
    </w:p>
    <w:p w:rsidR="00000000" w:rsidDel="00000000" w:rsidP="00000000" w:rsidRDefault="00000000" w:rsidRPr="00000000" w14:paraId="000000E6">
      <w:pPr>
        <w:rPr>
          <w:color w:val="1d1c1d"/>
        </w:rPr>
      </w:pPr>
      <w:r w:rsidDel="00000000" w:rsidR="00000000" w:rsidRPr="00000000">
        <w:rPr>
          <w:color w:val="1d1c1d"/>
          <w:rtl w:val="0"/>
        </w:rPr>
        <w:t xml:space="preserve">  @State var randomNum = 1</w:t>
      </w:r>
    </w:p>
    <w:p w:rsidR="00000000" w:rsidDel="00000000" w:rsidP="00000000" w:rsidRDefault="00000000" w:rsidRPr="00000000" w14:paraId="000000E7">
      <w:pPr>
        <w:rPr>
          <w:color w:val="1d1c1d"/>
        </w:rPr>
      </w:pPr>
      <w:r w:rsidDel="00000000" w:rsidR="00000000" w:rsidRPr="00000000">
        <w:rPr>
          <w:color w:val="1d1c1d"/>
          <w:rtl w:val="0"/>
        </w:rPr>
        <w:t xml:space="preserve">  var body: some View {</w:t>
      </w:r>
    </w:p>
    <w:p w:rsidR="00000000" w:rsidDel="00000000" w:rsidP="00000000" w:rsidRDefault="00000000" w:rsidRPr="00000000" w14:paraId="000000E8">
      <w:pPr>
        <w:rPr>
          <w:color w:val="1d1c1d"/>
        </w:rPr>
      </w:pPr>
      <w:r w:rsidDel="00000000" w:rsidR="00000000" w:rsidRPr="00000000">
        <w:rPr>
          <w:color w:val="1d1c1d"/>
          <w:rtl w:val="0"/>
        </w:rPr>
        <w:t xml:space="preserve">```</w:t>
      </w:r>
    </w:p>
    <w:p w:rsidR="00000000" w:rsidDel="00000000" w:rsidP="00000000" w:rsidRDefault="00000000" w:rsidRPr="00000000" w14:paraId="000000E9">
      <w:pPr>
        <w:rPr>
          <w:color w:val="1d1c1d"/>
        </w:rPr>
      </w:pPr>
      <w:r w:rsidDel="00000000" w:rsidR="00000000" w:rsidRPr="00000000">
        <w:rPr>
          <w:rtl w:val="0"/>
        </w:rPr>
      </w:r>
    </w:p>
    <w:p w:rsidR="00000000" w:rsidDel="00000000" w:rsidP="00000000" w:rsidRDefault="00000000" w:rsidRPr="00000000" w14:paraId="000000EA">
      <w:pPr>
        <w:rPr>
          <w:color w:val="1d1c1d"/>
        </w:rPr>
      </w:pPr>
      <w:r w:rsidDel="00000000" w:rsidR="00000000" w:rsidRPr="00000000">
        <w:rPr>
          <w:color w:val="1d1c1d"/>
          <w:rtl w:val="0"/>
        </w:rPr>
        <w:t xml:space="preserve">* Next, we'll create the button underneath the image component, and give it a label.</w:t>
      </w:r>
    </w:p>
    <w:p w:rsidR="00000000" w:rsidDel="00000000" w:rsidP="00000000" w:rsidRDefault="00000000" w:rsidRPr="00000000" w14:paraId="000000EB">
      <w:pPr>
        <w:rPr>
          <w:color w:val="1d1c1d"/>
        </w:rPr>
      </w:pPr>
      <w:r w:rsidDel="00000000" w:rsidR="00000000" w:rsidRPr="00000000">
        <w:rPr>
          <w:rtl w:val="0"/>
        </w:rPr>
      </w:r>
    </w:p>
    <w:p w:rsidR="00000000" w:rsidDel="00000000" w:rsidP="00000000" w:rsidRDefault="00000000" w:rsidRPr="00000000" w14:paraId="000000EC">
      <w:pPr>
        <w:rPr>
          <w:color w:val="1d1c1d"/>
        </w:rPr>
      </w:pPr>
      <w:r w:rsidDel="00000000" w:rsidR="00000000" w:rsidRPr="00000000">
        <w:rPr>
          <w:color w:val="1d1c1d"/>
          <w:rtl w:val="0"/>
        </w:rPr>
        <w:t xml:space="preserve">```swift</w:t>
      </w:r>
    </w:p>
    <w:p w:rsidR="00000000" w:rsidDel="00000000" w:rsidP="00000000" w:rsidRDefault="00000000" w:rsidRPr="00000000" w14:paraId="000000ED">
      <w:pPr>
        <w:rPr>
          <w:color w:val="1d1c1d"/>
        </w:rPr>
      </w:pPr>
      <w:r w:rsidDel="00000000" w:rsidR="00000000" w:rsidRPr="00000000">
        <w:rPr>
          <w:color w:val="1d1c1d"/>
          <w:rtl w:val="0"/>
        </w:rPr>
        <w:t xml:space="preserve">    VStack {</w:t>
      </w:r>
    </w:p>
    <w:p w:rsidR="00000000" w:rsidDel="00000000" w:rsidP="00000000" w:rsidRDefault="00000000" w:rsidRPr="00000000" w14:paraId="000000EE">
      <w:pPr>
        <w:rPr>
          <w:color w:val="1d1c1d"/>
        </w:rPr>
      </w:pPr>
      <w:r w:rsidDel="00000000" w:rsidR="00000000" w:rsidRPr="00000000">
        <w:rPr>
          <w:color w:val="1d1c1d"/>
          <w:rtl w:val="0"/>
        </w:rPr>
        <w:t xml:space="preserve">      Text(</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EF">
      <w:pPr>
        <w:rPr>
          <w:color w:val="1d1c1d"/>
        </w:rPr>
      </w:pPr>
      <w:r w:rsidDel="00000000" w:rsidR="00000000" w:rsidRPr="00000000">
        <w:rPr>
          <w:color w:val="1d1c1d"/>
          <w:rtl w:val="0"/>
        </w:rPr>
        <w:t xml:space="preserve">        .font(.largeTitle)</w:t>
      </w:r>
    </w:p>
    <w:p w:rsidR="00000000" w:rsidDel="00000000" w:rsidP="00000000" w:rsidRDefault="00000000" w:rsidRPr="00000000" w14:paraId="000000F0">
      <w:pPr>
        <w:rPr>
          <w:color w:val="1d1c1d"/>
        </w:rPr>
      </w:pPr>
      <w:r w:rsidDel="00000000" w:rsidR="00000000" w:rsidRPr="00000000">
        <w:rPr>
          <w:color w:val="1d1c1d"/>
          <w:rtl w:val="0"/>
        </w:rPr>
        <w:t xml:space="preserve">        .bold()</w:t>
      </w:r>
    </w:p>
    <w:p w:rsidR="00000000" w:rsidDel="00000000" w:rsidP="00000000" w:rsidRDefault="00000000" w:rsidRPr="00000000" w14:paraId="000000F1">
      <w:pPr>
        <w:rPr>
          <w:color w:val="1d1c1d"/>
        </w:rPr>
      </w:pPr>
      <w:r w:rsidDel="00000000" w:rsidR="00000000" w:rsidRPr="00000000">
        <w:rPr>
          <w:rtl w:val="0"/>
        </w:rPr>
      </w:r>
    </w:p>
    <w:p w:rsidR="00000000" w:rsidDel="00000000" w:rsidP="00000000" w:rsidRDefault="00000000" w:rsidRPr="00000000" w14:paraId="000000F2">
      <w:pPr>
        <w:rPr>
          <w:color w:val="1d1c1d"/>
        </w:rPr>
      </w:pPr>
      <w:r w:rsidDel="00000000" w:rsidR="00000000" w:rsidRPr="00000000">
        <w:rPr>
          <w:color w:val="1d1c1d"/>
          <w:rtl w:val="0"/>
        </w:rPr>
        <w:t xml:space="preserve">      Image(</w:t>
      </w:r>
      <w:r w:rsidDel="00000000" w:rsidR="00000000" w:rsidRPr="00000000">
        <w:rPr>
          <w:rtl w:val="0"/>
        </w:rPr>
        <w:t xml:space="preserve">"</w:t>
      </w:r>
      <w:r w:rsidDel="00000000" w:rsidR="00000000" w:rsidRPr="00000000">
        <w:rPr>
          <w:color w:val="1d1c1d"/>
          <w:rtl w:val="0"/>
        </w:rPr>
        <w:t xml:space="preserve">dice1</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F3">
      <w:pPr>
        <w:rPr>
          <w:color w:val="1d1c1d"/>
        </w:rPr>
      </w:pPr>
      <w:r w:rsidDel="00000000" w:rsidR="00000000" w:rsidRPr="00000000">
        <w:rPr>
          <w:rtl w:val="0"/>
        </w:rPr>
      </w:r>
    </w:p>
    <w:p w:rsidR="00000000" w:rsidDel="00000000" w:rsidP="00000000" w:rsidRDefault="00000000" w:rsidRPr="00000000" w14:paraId="000000F4">
      <w:pPr>
        <w:rPr>
          <w:color w:val="1d1c1d"/>
        </w:rPr>
      </w:pPr>
      <w:r w:rsidDel="00000000" w:rsidR="00000000" w:rsidRPr="00000000">
        <w:rPr>
          <w:color w:val="1d1c1d"/>
          <w:rtl w:val="0"/>
        </w:rPr>
        <w:t xml:space="preserve">      Button(</w:t>
      </w:r>
      <w:r w:rsidDel="00000000" w:rsidR="00000000" w:rsidRPr="00000000">
        <w:rPr>
          <w:rtl w:val="0"/>
        </w:rPr>
        <w:t xml:space="preserve">"Label </w:t>
      </w:r>
      <w:r w:rsidDel="00000000" w:rsidR="00000000" w:rsidRPr="00000000">
        <w:rPr>
          <w:color w:val="1d1c1d"/>
          <w:rtl w:val="0"/>
        </w:rPr>
        <w:t xml:space="preserve">Name</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0F5">
      <w:pPr>
        <w:rPr>
          <w:color w:val="1d1c1d"/>
        </w:rPr>
      </w:pPr>
      <w:r w:rsidDel="00000000" w:rsidR="00000000" w:rsidRPr="00000000">
        <w:rPr>
          <w:color w:val="1d1c1d"/>
          <w:rtl w:val="0"/>
        </w:rPr>
        <w:t xml:space="preserve">        action: {</w:t>
      </w:r>
    </w:p>
    <w:p w:rsidR="00000000" w:rsidDel="00000000" w:rsidP="00000000" w:rsidRDefault="00000000" w:rsidRPr="00000000" w14:paraId="000000F6">
      <w:pPr>
        <w:rPr>
          <w:color w:val="1d1c1d"/>
        </w:rPr>
      </w:pPr>
      <w:r w:rsidDel="00000000" w:rsidR="00000000" w:rsidRPr="00000000">
        <w:rPr>
          <w:color w:val="1d1c1d"/>
          <w:rtl w:val="0"/>
        </w:rPr>
        <w:t xml:space="preserve">          print(</w:t>
      </w:r>
      <w:r w:rsidDel="00000000" w:rsidR="00000000" w:rsidRPr="00000000">
        <w:rPr>
          <w:rtl w:val="0"/>
        </w:rPr>
        <w:t xml:space="preserve">"This line of code will run when the button is clicked"</w:t>
      </w:r>
      <w:r w:rsidDel="00000000" w:rsidR="00000000" w:rsidRPr="00000000">
        <w:rPr>
          <w:color w:val="1d1c1d"/>
          <w:rtl w:val="0"/>
        </w:rPr>
        <w:t xml:space="preserve">)</w:t>
      </w:r>
    </w:p>
    <w:p w:rsidR="00000000" w:rsidDel="00000000" w:rsidP="00000000" w:rsidRDefault="00000000" w:rsidRPr="00000000" w14:paraId="000000F7">
      <w:pPr>
        <w:rPr>
          <w:color w:val="1d1c1d"/>
        </w:rPr>
      </w:pPr>
      <w:r w:rsidDel="00000000" w:rsidR="00000000" w:rsidRPr="00000000">
        <w:rPr>
          <w:color w:val="1d1c1d"/>
          <w:rtl w:val="0"/>
        </w:rPr>
        <w:t xml:space="preserve">      })</w:t>
      </w:r>
    </w:p>
    <w:p w:rsidR="00000000" w:rsidDel="00000000" w:rsidP="00000000" w:rsidRDefault="00000000" w:rsidRPr="00000000" w14:paraId="000000F8">
      <w:pPr>
        <w:rPr>
          <w:color w:val="1d1c1d"/>
        </w:rPr>
      </w:pPr>
      <w:r w:rsidDel="00000000" w:rsidR="00000000" w:rsidRPr="00000000">
        <w:rPr>
          <w:color w:val="1d1c1d"/>
          <w:rtl w:val="0"/>
        </w:rPr>
        <w:t xml:space="preserve">    }</w:t>
      </w:r>
    </w:p>
    <w:p w:rsidR="00000000" w:rsidDel="00000000" w:rsidP="00000000" w:rsidRDefault="00000000" w:rsidRPr="00000000" w14:paraId="000000F9">
      <w:pPr>
        <w:rPr>
          <w:color w:val="1d1c1d"/>
        </w:rPr>
      </w:pPr>
      <w:r w:rsidDel="00000000" w:rsidR="00000000" w:rsidRPr="00000000">
        <w:rPr>
          <w:color w:val="1d1c1d"/>
          <w:rtl w:val="0"/>
        </w:rPr>
        <w:t xml:space="preserve">```</w:t>
      </w:r>
    </w:p>
    <w:p w:rsidR="00000000" w:rsidDel="00000000" w:rsidP="00000000" w:rsidRDefault="00000000" w:rsidRPr="00000000" w14:paraId="000000FA">
      <w:pPr>
        <w:rPr>
          <w:color w:val="1d1c1d"/>
        </w:rPr>
      </w:pPr>
      <w:r w:rsidDel="00000000" w:rsidR="00000000" w:rsidRPr="00000000">
        <w:rPr>
          <w:rtl w:val="0"/>
        </w:rPr>
      </w:r>
    </w:p>
    <w:p w:rsidR="00000000" w:rsidDel="00000000" w:rsidP="00000000" w:rsidRDefault="00000000" w:rsidRPr="00000000" w14:paraId="000000FB">
      <w:pPr>
        <w:rPr>
          <w:color w:val="1d1c1d"/>
        </w:rPr>
      </w:pPr>
      <w:r w:rsidDel="00000000" w:rsidR="00000000" w:rsidRPr="00000000">
        <w:rPr>
          <w:color w:val="1d1c1d"/>
        </w:rPr>
        <w:drawing>
          <wp:inline distB="114300" distT="114300" distL="114300" distR="114300">
            <wp:extent cx="1568660" cy="1643063"/>
            <wp:effectExtent b="12700" l="12700" r="12700" t="1270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568660" cy="1643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rPr>
          <w:color w:val="1d1c1d"/>
        </w:rPr>
      </w:pPr>
      <w:r w:rsidDel="00000000" w:rsidR="00000000" w:rsidRPr="00000000">
        <w:rPr>
          <w:color w:val="1d1c1d"/>
          <w:rtl w:val="0"/>
        </w:rPr>
        <w:t xml:space="preserve">![Enlarged visualizer with a styled </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 text, unstyled dice image, and a button]</w:t>
      </w:r>
    </w:p>
    <w:p w:rsidR="00000000" w:rsidDel="00000000" w:rsidP="00000000" w:rsidRDefault="00000000" w:rsidRPr="00000000" w14:paraId="000000FD">
      <w:pPr>
        <w:rPr>
          <w:color w:val="1d1c1d"/>
        </w:rPr>
      </w:pPr>
      <w:r w:rsidDel="00000000" w:rsidR="00000000" w:rsidRPr="00000000">
        <w:rPr>
          <w:rtl w:val="0"/>
        </w:rPr>
      </w:r>
    </w:p>
    <w:p w:rsidR="00000000" w:rsidDel="00000000" w:rsidP="00000000" w:rsidRDefault="00000000" w:rsidRPr="00000000" w14:paraId="000000FE">
      <w:pPr>
        <w:rPr>
          <w:color w:val="1d1c1d"/>
        </w:rPr>
      </w:pPr>
      <w:r w:rsidDel="00000000" w:rsidR="00000000" w:rsidRPr="00000000">
        <w:rPr>
          <w:color w:val="1d1c1d"/>
          <w:rtl w:val="0"/>
        </w:rPr>
        <w:t xml:space="preserve">* When the button is clicked, we will set `randomNum` to a random number between 1 and 6. We'll also utilize [string interpolation] to display the corresponding dice image and rename our button.</w:t>
      </w:r>
    </w:p>
    <w:p w:rsidR="00000000" w:rsidDel="00000000" w:rsidP="00000000" w:rsidRDefault="00000000" w:rsidRPr="00000000" w14:paraId="000000FF">
      <w:pPr>
        <w:rPr>
          <w:color w:val="1d1c1d"/>
        </w:rPr>
      </w:pPr>
      <w:r w:rsidDel="00000000" w:rsidR="00000000" w:rsidRPr="00000000">
        <w:rPr>
          <w:rtl w:val="0"/>
        </w:rPr>
      </w:r>
    </w:p>
    <w:p w:rsidR="00000000" w:rsidDel="00000000" w:rsidP="00000000" w:rsidRDefault="00000000" w:rsidRPr="00000000" w14:paraId="00000100">
      <w:pPr>
        <w:rPr>
          <w:color w:val="1d1c1d"/>
        </w:rPr>
      </w:pPr>
      <w:r w:rsidDel="00000000" w:rsidR="00000000" w:rsidRPr="00000000">
        <w:rPr>
          <w:color w:val="1d1c1d"/>
          <w:rtl w:val="0"/>
        </w:rPr>
        <w:t xml:space="preserve">```swift</w:t>
      </w:r>
    </w:p>
    <w:p w:rsidR="00000000" w:rsidDel="00000000" w:rsidP="00000000" w:rsidRDefault="00000000" w:rsidRPr="00000000" w14:paraId="00000101">
      <w:pPr>
        <w:rPr>
          <w:color w:val="1d1c1d"/>
        </w:rPr>
      </w:pPr>
      <w:r w:rsidDel="00000000" w:rsidR="00000000" w:rsidRPr="00000000">
        <w:rPr>
          <w:color w:val="1d1c1d"/>
          <w:rtl w:val="0"/>
        </w:rPr>
        <w:t xml:space="preserve">      Image(</w:t>
      </w:r>
      <w:r w:rsidDel="00000000" w:rsidR="00000000" w:rsidRPr="00000000">
        <w:rPr>
          <w:rtl w:val="0"/>
        </w:rPr>
        <w:t xml:space="preserve">"</w:t>
      </w:r>
      <w:r w:rsidDel="00000000" w:rsidR="00000000" w:rsidRPr="00000000">
        <w:rPr>
          <w:color w:val="1d1c1d"/>
          <w:rtl w:val="0"/>
        </w:rPr>
        <w:t xml:space="preserve">dice\(randomNum)</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102">
      <w:pPr>
        <w:rPr>
          <w:color w:val="1d1c1d"/>
        </w:rPr>
      </w:pPr>
      <w:r w:rsidDel="00000000" w:rsidR="00000000" w:rsidRPr="00000000">
        <w:rPr>
          <w:rtl w:val="0"/>
        </w:rPr>
      </w:r>
    </w:p>
    <w:p w:rsidR="00000000" w:rsidDel="00000000" w:rsidP="00000000" w:rsidRDefault="00000000" w:rsidRPr="00000000" w14:paraId="00000103">
      <w:pPr>
        <w:rPr>
          <w:color w:val="1d1c1d"/>
        </w:rPr>
      </w:pPr>
      <w:r w:rsidDel="00000000" w:rsidR="00000000" w:rsidRPr="00000000">
        <w:rPr>
          <w:color w:val="1d1c1d"/>
          <w:rtl w:val="0"/>
        </w:rPr>
        <w:t xml:space="preserve">      Button(</w:t>
      </w:r>
      <w:r w:rsidDel="00000000" w:rsidR="00000000" w:rsidRPr="00000000">
        <w:rPr>
          <w:rtl w:val="0"/>
        </w:rPr>
        <w:t xml:space="preserve">"Roll"</w:t>
      </w:r>
      <w:r w:rsidDel="00000000" w:rsidR="00000000" w:rsidRPr="00000000">
        <w:rPr>
          <w:color w:val="1d1c1d"/>
          <w:rtl w:val="0"/>
        </w:rPr>
        <w:t xml:space="preserve">,</w:t>
      </w:r>
    </w:p>
    <w:p w:rsidR="00000000" w:rsidDel="00000000" w:rsidP="00000000" w:rsidRDefault="00000000" w:rsidRPr="00000000" w14:paraId="00000104">
      <w:pPr>
        <w:rPr>
          <w:color w:val="1d1c1d"/>
        </w:rPr>
      </w:pPr>
      <w:r w:rsidDel="00000000" w:rsidR="00000000" w:rsidRPr="00000000">
        <w:rPr>
          <w:color w:val="1d1c1d"/>
          <w:rtl w:val="0"/>
        </w:rPr>
        <w:t xml:space="preserve">        action: { </w:t>
      </w:r>
    </w:p>
    <w:p w:rsidR="00000000" w:rsidDel="00000000" w:rsidP="00000000" w:rsidRDefault="00000000" w:rsidRPr="00000000" w14:paraId="00000105">
      <w:pPr>
        <w:rPr>
          <w:color w:val="1d1c1d"/>
        </w:rPr>
      </w:pPr>
      <w:r w:rsidDel="00000000" w:rsidR="00000000" w:rsidRPr="00000000">
        <w:rPr>
          <w:color w:val="1d1c1d"/>
          <w:rtl w:val="0"/>
        </w:rPr>
        <w:t xml:space="preserve">          randomNum = Int.random(in: 1...6)</w:t>
      </w:r>
    </w:p>
    <w:p w:rsidR="00000000" w:rsidDel="00000000" w:rsidP="00000000" w:rsidRDefault="00000000" w:rsidRPr="00000000" w14:paraId="00000106">
      <w:pPr>
        <w:rPr>
          <w:color w:val="1d1c1d"/>
        </w:rPr>
      </w:pPr>
      <w:r w:rsidDel="00000000" w:rsidR="00000000" w:rsidRPr="00000000">
        <w:rPr>
          <w:color w:val="1d1c1d"/>
          <w:rtl w:val="0"/>
        </w:rPr>
        <w:t xml:space="preserve">      })</w:t>
      </w:r>
    </w:p>
    <w:p w:rsidR="00000000" w:rsidDel="00000000" w:rsidP="00000000" w:rsidRDefault="00000000" w:rsidRPr="00000000" w14:paraId="00000107">
      <w:pPr>
        <w:rPr>
          <w:color w:val="1d1c1d"/>
        </w:rPr>
      </w:pPr>
      <w:r w:rsidDel="00000000" w:rsidR="00000000" w:rsidRPr="00000000">
        <w:rPr>
          <w:color w:val="1d1c1d"/>
          <w:rtl w:val="0"/>
        </w:rPr>
        <w:t xml:space="preserve">    }</w:t>
      </w:r>
    </w:p>
    <w:p w:rsidR="00000000" w:rsidDel="00000000" w:rsidP="00000000" w:rsidRDefault="00000000" w:rsidRPr="00000000" w14:paraId="00000108">
      <w:pPr>
        <w:rPr>
          <w:color w:val="1d1c1d"/>
        </w:rPr>
      </w:pPr>
      <w:r w:rsidDel="00000000" w:rsidR="00000000" w:rsidRPr="00000000">
        <w:rPr>
          <w:color w:val="1d1c1d"/>
          <w:rtl w:val="0"/>
        </w:rPr>
        <w:t xml:space="preserve">```</w:t>
      </w:r>
    </w:p>
    <w:p w:rsidR="00000000" w:rsidDel="00000000" w:rsidP="00000000" w:rsidRDefault="00000000" w:rsidRPr="00000000" w14:paraId="00000109">
      <w:pPr>
        <w:rPr>
          <w:color w:val="1d1c1d"/>
        </w:rPr>
      </w:pPr>
      <w:r w:rsidDel="00000000" w:rsidR="00000000" w:rsidRPr="00000000">
        <w:rPr>
          <w:rtl w:val="0"/>
        </w:rPr>
      </w:r>
    </w:p>
    <w:p w:rsidR="00000000" w:rsidDel="00000000" w:rsidP="00000000" w:rsidRDefault="00000000" w:rsidRPr="00000000" w14:paraId="0000010A">
      <w:pPr>
        <w:rPr>
          <w:color w:val="1d1c1d"/>
        </w:rPr>
      </w:pPr>
      <w:r w:rsidDel="00000000" w:rsidR="00000000" w:rsidRPr="00000000">
        <w:rPr>
          <w:color w:val="1d1c1d"/>
          <w:rtl w:val="0"/>
        </w:rPr>
        <w:t xml:space="preserve">* Finally, we can give our image a border and add any desired styling.</w:t>
      </w:r>
    </w:p>
    <w:p w:rsidR="00000000" w:rsidDel="00000000" w:rsidP="00000000" w:rsidRDefault="00000000" w:rsidRPr="00000000" w14:paraId="0000010B">
      <w:pPr>
        <w:rPr>
          <w:color w:val="1d1c1d"/>
        </w:rPr>
      </w:pPr>
      <w:r w:rsidDel="00000000" w:rsidR="00000000" w:rsidRPr="00000000">
        <w:rPr>
          <w:rtl w:val="0"/>
        </w:rPr>
      </w:r>
    </w:p>
    <w:p w:rsidR="00000000" w:rsidDel="00000000" w:rsidP="00000000" w:rsidRDefault="00000000" w:rsidRPr="00000000" w14:paraId="0000010C">
      <w:pPr>
        <w:rPr>
          <w:color w:val="1d1c1d"/>
        </w:rPr>
      </w:pPr>
      <w:r w:rsidDel="00000000" w:rsidR="00000000" w:rsidRPr="00000000">
        <w:rPr>
          <w:color w:val="1d1c1d"/>
          <w:rtl w:val="0"/>
        </w:rPr>
        <w:t xml:space="preserve">```swift</w:t>
      </w:r>
    </w:p>
    <w:p w:rsidR="00000000" w:rsidDel="00000000" w:rsidP="00000000" w:rsidRDefault="00000000" w:rsidRPr="00000000" w14:paraId="0000010D">
      <w:pPr>
        <w:rPr>
          <w:color w:val="1d1c1d"/>
        </w:rPr>
      </w:pPr>
      <w:r w:rsidDel="00000000" w:rsidR="00000000" w:rsidRPr="00000000">
        <w:rPr>
          <w:color w:val="1d1c1d"/>
          <w:rtl w:val="0"/>
        </w:rPr>
        <w:t xml:space="preserve">import SwiftUI</w:t>
      </w:r>
    </w:p>
    <w:p w:rsidR="00000000" w:rsidDel="00000000" w:rsidP="00000000" w:rsidRDefault="00000000" w:rsidRPr="00000000" w14:paraId="0000010E">
      <w:pPr>
        <w:rPr>
          <w:color w:val="1d1c1d"/>
        </w:rPr>
      </w:pPr>
      <w:r w:rsidDel="00000000" w:rsidR="00000000" w:rsidRPr="00000000">
        <w:rPr>
          <w:rtl w:val="0"/>
        </w:rPr>
      </w:r>
    </w:p>
    <w:p w:rsidR="00000000" w:rsidDel="00000000" w:rsidP="00000000" w:rsidRDefault="00000000" w:rsidRPr="00000000" w14:paraId="0000010F">
      <w:pPr>
        <w:rPr>
          <w:color w:val="1d1c1d"/>
        </w:rPr>
      </w:pPr>
      <w:r w:rsidDel="00000000" w:rsidR="00000000" w:rsidRPr="00000000">
        <w:rPr>
          <w:color w:val="1d1c1d"/>
          <w:rtl w:val="0"/>
        </w:rPr>
        <w:t xml:space="preserve">struct ContentView: View {</w:t>
      </w:r>
    </w:p>
    <w:p w:rsidR="00000000" w:rsidDel="00000000" w:rsidP="00000000" w:rsidRDefault="00000000" w:rsidRPr="00000000" w14:paraId="00000110">
      <w:pPr>
        <w:rPr>
          <w:color w:val="1d1c1d"/>
        </w:rPr>
      </w:pPr>
      <w:r w:rsidDel="00000000" w:rsidR="00000000" w:rsidRPr="00000000">
        <w:rPr>
          <w:color w:val="1d1c1d"/>
          <w:rtl w:val="0"/>
        </w:rPr>
        <w:t xml:space="preserve">  @State var randomNum = 1</w:t>
      </w:r>
    </w:p>
    <w:p w:rsidR="00000000" w:rsidDel="00000000" w:rsidP="00000000" w:rsidRDefault="00000000" w:rsidRPr="00000000" w14:paraId="00000111">
      <w:pPr>
        <w:rPr>
          <w:color w:val="1d1c1d"/>
        </w:rPr>
      </w:pPr>
      <w:r w:rsidDel="00000000" w:rsidR="00000000" w:rsidRPr="00000000">
        <w:rPr>
          <w:color w:val="1d1c1d"/>
          <w:rtl w:val="0"/>
        </w:rPr>
        <w:t xml:space="preserve">  var body: some View {</w:t>
      </w:r>
    </w:p>
    <w:p w:rsidR="00000000" w:rsidDel="00000000" w:rsidP="00000000" w:rsidRDefault="00000000" w:rsidRPr="00000000" w14:paraId="00000112">
      <w:pPr>
        <w:rPr>
          <w:color w:val="1d1c1d"/>
        </w:rPr>
      </w:pPr>
      <w:r w:rsidDel="00000000" w:rsidR="00000000" w:rsidRPr="00000000">
        <w:rPr>
          <w:color w:val="1d1c1d"/>
          <w:rtl w:val="0"/>
        </w:rPr>
        <w:t xml:space="preserve">    VStack {</w:t>
      </w:r>
    </w:p>
    <w:p w:rsidR="00000000" w:rsidDel="00000000" w:rsidP="00000000" w:rsidRDefault="00000000" w:rsidRPr="00000000" w14:paraId="00000113">
      <w:pPr>
        <w:rPr>
          <w:color w:val="1d1c1d"/>
        </w:rPr>
      </w:pPr>
      <w:r w:rsidDel="00000000" w:rsidR="00000000" w:rsidRPr="00000000">
        <w:rPr>
          <w:color w:val="1d1c1d"/>
          <w:rtl w:val="0"/>
        </w:rPr>
        <w:t xml:space="preserve">      Text(</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114">
      <w:pPr>
        <w:rPr>
          <w:color w:val="1d1c1d"/>
        </w:rPr>
      </w:pPr>
      <w:r w:rsidDel="00000000" w:rsidR="00000000" w:rsidRPr="00000000">
        <w:rPr>
          <w:rtl w:val="0"/>
        </w:rPr>
      </w:r>
    </w:p>
    <w:p w:rsidR="00000000" w:rsidDel="00000000" w:rsidP="00000000" w:rsidRDefault="00000000" w:rsidRPr="00000000" w14:paraId="00000115">
      <w:pPr>
        <w:rPr>
          <w:color w:val="1d1c1d"/>
        </w:rPr>
      </w:pPr>
      <w:r w:rsidDel="00000000" w:rsidR="00000000" w:rsidRPr="00000000">
        <w:rPr>
          <w:color w:val="1d1c1d"/>
          <w:rtl w:val="0"/>
        </w:rPr>
        <w:t xml:space="preserve">      Image(</w:t>
      </w:r>
      <w:r w:rsidDel="00000000" w:rsidR="00000000" w:rsidRPr="00000000">
        <w:rPr>
          <w:rtl w:val="0"/>
        </w:rPr>
        <w:t xml:space="preserve">"</w:t>
      </w:r>
      <w:r w:rsidDel="00000000" w:rsidR="00000000" w:rsidRPr="00000000">
        <w:rPr>
          <w:color w:val="1d1c1d"/>
          <w:rtl w:val="0"/>
        </w:rPr>
        <w:t xml:space="preserve">dice\(randomNum)</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116">
      <w:pPr>
        <w:rPr>
          <w:color w:val="1d1c1d"/>
        </w:rPr>
      </w:pPr>
      <w:r w:rsidDel="00000000" w:rsidR="00000000" w:rsidRPr="00000000">
        <w:rPr>
          <w:color w:val="1d1c1d"/>
          <w:rtl w:val="0"/>
        </w:rPr>
        <w:t xml:space="preserve">        </w:t>
      </w:r>
      <w:r w:rsidDel="00000000" w:rsidR="00000000" w:rsidRPr="00000000">
        <w:rPr>
          <w:rtl w:val="0"/>
        </w:rPr>
        <w:t xml:space="preserve">.</w:t>
      </w:r>
      <w:r w:rsidDel="00000000" w:rsidR="00000000" w:rsidRPr="00000000">
        <w:rPr>
          <w:rtl w:val="0"/>
        </w:rPr>
        <w:t xml:space="preserve">overlay</w:t>
      </w:r>
      <w:r w:rsidDel="00000000" w:rsidR="00000000" w:rsidRPr="00000000">
        <w:rPr>
          <w:rtl w:val="0"/>
        </w:rPr>
        <w:t xml:space="preserve">(</w:t>
      </w:r>
      <w:r w:rsidDel="00000000" w:rsidR="00000000" w:rsidRPr="00000000">
        <w:rPr>
          <w:rtl w:val="0"/>
        </w:rPr>
        <w:t xml:space="preserve">RoundedRectangle</w:t>
      </w:r>
      <w:r w:rsidDel="00000000" w:rsidR="00000000" w:rsidRPr="00000000">
        <w:rPr>
          <w:rtl w:val="0"/>
        </w:rPr>
        <w:t xml:space="preserve">(cornerRadius: </w:t>
      </w:r>
      <w:r w:rsidDel="00000000" w:rsidR="00000000" w:rsidRPr="00000000">
        <w:rPr>
          <w:rtl w:val="0"/>
        </w:rPr>
        <w:t xml:space="preserve">5.0</w:t>
      </w:r>
      <w:r w:rsidDel="00000000" w:rsidR="00000000" w:rsidRPr="00000000">
        <w:rPr>
          <w:rtl w:val="0"/>
        </w:rPr>
        <w:t xml:space="preserve">).</w:t>
      </w:r>
      <w:r w:rsidDel="00000000" w:rsidR="00000000" w:rsidRPr="00000000">
        <w:rPr>
          <w:rtl w:val="0"/>
        </w:rPr>
        <w:t xml:space="preserve">stroke</w:t>
      </w:r>
      <w:r w:rsidDel="00000000" w:rsidR="00000000" w:rsidRPr="00000000">
        <w:rPr>
          <w:rtl w:val="0"/>
        </w:rPr>
        <w:t xml:space="preserve">(lineWidth: 1.0))</w:t>
      </w:r>
      <w:r w:rsidDel="00000000" w:rsidR="00000000" w:rsidRPr="00000000">
        <w:rPr>
          <w:rtl w:val="0"/>
        </w:rPr>
      </w:r>
    </w:p>
    <w:p w:rsidR="00000000" w:rsidDel="00000000" w:rsidP="00000000" w:rsidRDefault="00000000" w:rsidRPr="00000000" w14:paraId="00000117">
      <w:pPr>
        <w:rPr>
          <w:color w:val="1d1c1d"/>
        </w:rPr>
      </w:pPr>
      <w:r w:rsidDel="00000000" w:rsidR="00000000" w:rsidRPr="00000000">
        <w:rPr>
          <w:rtl w:val="0"/>
        </w:rPr>
      </w:r>
    </w:p>
    <w:p w:rsidR="00000000" w:rsidDel="00000000" w:rsidP="00000000" w:rsidRDefault="00000000" w:rsidRPr="00000000" w14:paraId="00000118">
      <w:pPr>
        <w:rPr>
          <w:color w:val="1d1c1d"/>
        </w:rPr>
      </w:pPr>
      <w:r w:rsidDel="00000000" w:rsidR="00000000" w:rsidRPr="00000000">
        <w:rPr>
          <w:color w:val="1d1c1d"/>
          <w:rtl w:val="0"/>
        </w:rPr>
        <w:t xml:space="preserve">      Button(</w:t>
      </w:r>
      <w:r w:rsidDel="00000000" w:rsidR="00000000" w:rsidRPr="00000000">
        <w:rPr>
          <w:rtl w:val="0"/>
        </w:rPr>
        <w:t xml:space="preserve">"</w:t>
      </w:r>
      <w:r w:rsidDel="00000000" w:rsidR="00000000" w:rsidRPr="00000000">
        <w:rPr>
          <w:color w:val="1d1c1d"/>
          <w:rtl w:val="0"/>
        </w:rPr>
        <w:t xml:space="preserve">Roll</w:t>
      </w:r>
      <w:r w:rsidDel="00000000" w:rsidR="00000000" w:rsidRPr="00000000">
        <w:rPr>
          <w:rtl w:val="0"/>
        </w:rPr>
        <w:t xml:space="preserve">"</w:t>
      </w:r>
      <w:r w:rsidDel="00000000" w:rsidR="00000000" w:rsidRPr="00000000">
        <w:rPr>
          <w:color w:val="1d1c1d"/>
          <w:rtl w:val="0"/>
        </w:rPr>
        <w:t xml:space="preserve">,</w:t>
      </w:r>
    </w:p>
    <w:p w:rsidR="00000000" w:rsidDel="00000000" w:rsidP="00000000" w:rsidRDefault="00000000" w:rsidRPr="00000000" w14:paraId="00000119">
      <w:pPr>
        <w:rPr>
          <w:color w:val="1d1c1d"/>
        </w:rPr>
      </w:pPr>
      <w:r w:rsidDel="00000000" w:rsidR="00000000" w:rsidRPr="00000000">
        <w:rPr>
          <w:color w:val="1d1c1d"/>
          <w:rtl w:val="0"/>
        </w:rPr>
        <w:t xml:space="preserve">        action: {</w:t>
      </w:r>
    </w:p>
    <w:p w:rsidR="00000000" w:rsidDel="00000000" w:rsidP="00000000" w:rsidRDefault="00000000" w:rsidRPr="00000000" w14:paraId="0000011A">
      <w:pPr>
        <w:rPr>
          <w:color w:val="1d1c1d"/>
        </w:rPr>
      </w:pPr>
      <w:r w:rsidDel="00000000" w:rsidR="00000000" w:rsidRPr="00000000">
        <w:rPr>
          <w:color w:val="1d1c1d"/>
          <w:rtl w:val="0"/>
        </w:rPr>
        <w:t xml:space="preserve">          randomNum = Int.random(in: 1...6)</w:t>
      </w:r>
    </w:p>
    <w:p w:rsidR="00000000" w:rsidDel="00000000" w:rsidP="00000000" w:rsidRDefault="00000000" w:rsidRPr="00000000" w14:paraId="0000011B">
      <w:pPr>
        <w:rPr>
          <w:color w:val="1d1c1d"/>
        </w:rPr>
      </w:pPr>
      <w:r w:rsidDel="00000000" w:rsidR="00000000" w:rsidRPr="00000000">
        <w:rPr>
          <w:color w:val="1d1c1d"/>
          <w:rtl w:val="0"/>
        </w:rPr>
        <w:t xml:space="preserve">      })</w:t>
      </w:r>
    </w:p>
    <w:p w:rsidR="00000000" w:rsidDel="00000000" w:rsidP="00000000" w:rsidRDefault="00000000" w:rsidRPr="00000000" w14:paraId="0000011C">
      <w:pPr>
        <w:rPr>
          <w:color w:val="1d1c1d"/>
        </w:rPr>
      </w:pPr>
      <w:r w:rsidDel="00000000" w:rsidR="00000000" w:rsidRPr="00000000">
        <w:rPr>
          <w:color w:val="1d1c1d"/>
          <w:rtl w:val="0"/>
        </w:rPr>
        <w:t xml:space="preserve">    }</w:t>
      </w:r>
    </w:p>
    <w:p w:rsidR="00000000" w:rsidDel="00000000" w:rsidP="00000000" w:rsidRDefault="00000000" w:rsidRPr="00000000" w14:paraId="0000011D">
      <w:pPr>
        <w:rPr>
          <w:color w:val="1d1c1d"/>
        </w:rPr>
      </w:pPr>
      <w:r w:rsidDel="00000000" w:rsidR="00000000" w:rsidRPr="00000000">
        <w:rPr>
          <w:color w:val="1d1c1d"/>
          <w:rtl w:val="0"/>
        </w:rPr>
        <w:t xml:space="preserve">  }</w:t>
      </w:r>
    </w:p>
    <w:p w:rsidR="00000000" w:rsidDel="00000000" w:rsidP="00000000" w:rsidRDefault="00000000" w:rsidRPr="00000000" w14:paraId="0000011E">
      <w:pPr>
        <w:rPr>
          <w:color w:val="1d1c1d"/>
        </w:rPr>
      </w:pPr>
      <w:r w:rsidDel="00000000" w:rsidR="00000000" w:rsidRPr="00000000">
        <w:rPr>
          <w:color w:val="1d1c1d"/>
          <w:rtl w:val="0"/>
        </w:rPr>
        <w:t xml:space="preserve">}</w:t>
      </w:r>
    </w:p>
    <w:p w:rsidR="00000000" w:rsidDel="00000000" w:rsidP="00000000" w:rsidRDefault="00000000" w:rsidRPr="00000000" w14:paraId="0000011F">
      <w:pPr>
        <w:rPr>
          <w:color w:val="1d1c1d"/>
        </w:rPr>
      </w:pPr>
      <w:r w:rsidDel="00000000" w:rsidR="00000000" w:rsidRPr="00000000">
        <w:rPr>
          <w:rtl w:val="0"/>
        </w:rPr>
      </w:r>
    </w:p>
    <w:p w:rsidR="00000000" w:rsidDel="00000000" w:rsidP="00000000" w:rsidRDefault="00000000" w:rsidRPr="00000000" w14:paraId="00000120">
      <w:pPr>
        <w:rPr>
          <w:color w:val="1d1c1d"/>
        </w:rPr>
      </w:pPr>
      <w:r w:rsidDel="00000000" w:rsidR="00000000" w:rsidRPr="00000000">
        <w:rPr>
          <w:color w:val="1d1c1d"/>
          <w:rtl w:val="0"/>
        </w:rPr>
        <w:t xml:space="preserve">struct ContentView_Previews: PreviewProvider {</w:t>
      </w:r>
    </w:p>
    <w:p w:rsidR="00000000" w:rsidDel="00000000" w:rsidP="00000000" w:rsidRDefault="00000000" w:rsidRPr="00000000" w14:paraId="00000121">
      <w:pPr>
        <w:rPr>
          <w:color w:val="1d1c1d"/>
        </w:rPr>
      </w:pPr>
      <w:r w:rsidDel="00000000" w:rsidR="00000000" w:rsidRPr="00000000">
        <w:rPr>
          <w:color w:val="1d1c1d"/>
          <w:rtl w:val="0"/>
        </w:rPr>
        <w:t xml:space="preserve">  static var previews: some View {</w:t>
      </w:r>
    </w:p>
    <w:p w:rsidR="00000000" w:rsidDel="00000000" w:rsidP="00000000" w:rsidRDefault="00000000" w:rsidRPr="00000000" w14:paraId="00000122">
      <w:pPr>
        <w:rPr>
          <w:color w:val="1d1c1d"/>
        </w:rPr>
      </w:pPr>
      <w:r w:rsidDel="00000000" w:rsidR="00000000" w:rsidRPr="00000000">
        <w:rPr>
          <w:color w:val="1d1c1d"/>
          <w:rtl w:val="0"/>
        </w:rPr>
        <w:t xml:space="preserve">    Group {</w:t>
      </w:r>
    </w:p>
    <w:p w:rsidR="00000000" w:rsidDel="00000000" w:rsidP="00000000" w:rsidRDefault="00000000" w:rsidRPr="00000000" w14:paraId="00000123">
      <w:pPr>
        <w:rPr>
          <w:color w:val="1d1c1d"/>
        </w:rPr>
      </w:pPr>
      <w:r w:rsidDel="00000000" w:rsidR="00000000" w:rsidRPr="00000000">
        <w:rPr>
          <w:color w:val="1d1c1d"/>
          <w:rtl w:val="0"/>
        </w:rPr>
        <w:t xml:space="preserve">      ContentView()</w:t>
      </w:r>
    </w:p>
    <w:p w:rsidR="00000000" w:rsidDel="00000000" w:rsidP="00000000" w:rsidRDefault="00000000" w:rsidRPr="00000000" w14:paraId="00000124">
      <w:pPr>
        <w:rPr>
          <w:color w:val="1d1c1d"/>
        </w:rPr>
      </w:pPr>
      <w:r w:rsidDel="00000000" w:rsidR="00000000" w:rsidRPr="00000000">
        <w:rPr>
          <w:color w:val="1d1c1d"/>
          <w:rtl w:val="0"/>
        </w:rPr>
        <w:t xml:space="preserve">    }</w:t>
      </w:r>
    </w:p>
    <w:p w:rsidR="00000000" w:rsidDel="00000000" w:rsidP="00000000" w:rsidRDefault="00000000" w:rsidRPr="00000000" w14:paraId="00000125">
      <w:pPr>
        <w:rPr>
          <w:color w:val="1d1c1d"/>
        </w:rPr>
      </w:pPr>
      <w:r w:rsidDel="00000000" w:rsidR="00000000" w:rsidRPr="00000000">
        <w:rPr>
          <w:color w:val="1d1c1d"/>
          <w:rtl w:val="0"/>
        </w:rPr>
        <w:t xml:space="preserve">  }</w:t>
      </w:r>
    </w:p>
    <w:p w:rsidR="00000000" w:rsidDel="00000000" w:rsidP="00000000" w:rsidRDefault="00000000" w:rsidRPr="00000000" w14:paraId="00000126">
      <w:pPr>
        <w:rPr>
          <w:color w:val="1d1c1d"/>
        </w:rPr>
      </w:pPr>
      <w:r w:rsidDel="00000000" w:rsidR="00000000" w:rsidRPr="00000000">
        <w:rPr>
          <w:color w:val="1d1c1d"/>
          <w:rtl w:val="0"/>
        </w:rPr>
        <w:t xml:space="preserve">}</w:t>
      </w:r>
    </w:p>
    <w:p w:rsidR="00000000" w:rsidDel="00000000" w:rsidP="00000000" w:rsidRDefault="00000000" w:rsidRPr="00000000" w14:paraId="00000127">
      <w:pPr>
        <w:rPr>
          <w:color w:val="1d1c1d"/>
        </w:rPr>
      </w:pPr>
      <w:r w:rsidDel="00000000" w:rsidR="00000000" w:rsidRPr="00000000">
        <w:rPr>
          <w:color w:val="1d1c1d"/>
          <w:rtl w:val="0"/>
        </w:rPr>
        <w:t xml:space="preserve">``` </w:t>
      </w:r>
    </w:p>
    <w:p w:rsidR="00000000" w:rsidDel="00000000" w:rsidP="00000000" w:rsidRDefault="00000000" w:rsidRPr="00000000" w14:paraId="00000128">
      <w:pPr>
        <w:rPr>
          <w:color w:val="1d1c1d"/>
        </w:rPr>
      </w:pPr>
      <w:r w:rsidDel="00000000" w:rsidR="00000000" w:rsidRPr="00000000">
        <w:rPr>
          <w:rtl w:val="0"/>
        </w:rPr>
      </w:r>
    </w:p>
    <w:p w:rsidR="00000000" w:rsidDel="00000000" w:rsidP="00000000" w:rsidRDefault="00000000" w:rsidRPr="00000000" w14:paraId="00000129">
      <w:pPr>
        <w:rPr>
          <w:color w:val="1d1c1d"/>
        </w:rPr>
      </w:pPr>
      <w:r w:rsidDel="00000000" w:rsidR="00000000" w:rsidRPr="00000000">
        <w:rPr>
          <w:color w:val="1d1c1d"/>
        </w:rPr>
        <w:drawing>
          <wp:inline distB="114300" distT="114300" distL="114300" distR="114300">
            <wp:extent cx="1405175" cy="1405175"/>
            <wp:effectExtent b="12700" l="12700" r="12700" t="1270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05175" cy="1405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rPr>
          <w:color w:val="1d1c1d"/>
        </w:rPr>
      </w:pPr>
      <w:r w:rsidDel="00000000" w:rsidR="00000000" w:rsidRPr="00000000">
        <w:rPr>
          <w:color w:val="1d1c1d"/>
          <w:rtl w:val="0"/>
        </w:rPr>
        <w:t xml:space="preserve">![Enlarged visualizer with a styled </w:t>
      </w:r>
      <w:r w:rsidDel="00000000" w:rsidR="00000000" w:rsidRPr="00000000">
        <w:rPr>
          <w:rtl w:val="0"/>
        </w:rPr>
        <w:t xml:space="preserve">"</w:t>
      </w:r>
      <w:r w:rsidDel="00000000" w:rsidR="00000000" w:rsidRPr="00000000">
        <w:rPr>
          <w:color w:val="1d1c1d"/>
          <w:rtl w:val="0"/>
        </w:rPr>
        <w:t xml:space="preserve">Roll Me!</w:t>
      </w:r>
      <w:r w:rsidDel="00000000" w:rsidR="00000000" w:rsidRPr="00000000">
        <w:rPr>
          <w:rtl w:val="0"/>
        </w:rPr>
        <w:t xml:space="preserve">"</w:t>
      </w:r>
      <w:r w:rsidDel="00000000" w:rsidR="00000000" w:rsidRPr="00000000">
        <w:rPr>
          <w:color w:val="1d1c1d"/>
          <w:rtl w:val="0"/>
        </w:rPr>
        <w:t xml:space="preserve"> text, one side of dice image, and a </w:t>
      </w:r>
      <w:r w:rsidDel="00000000" w:rsidR="00000000" w:rsidRPr="00000000">
        <w:rPr>
          <w:rtl w:val="0"/>
        </w:rPr>
        <w:t xml:space="preserve">"</w:t>
      </w:r>
      <w:r w:rsidDel="00000000" w:rsidR="00000000" w:rsidRPr="00000000">
        <w:rPr>
          <w:color w:val="1d1c1d"/>
          <w:rtl w:val="0"/>
        </w:rPr>
        <w:t xml:space="preserve">Roll</w:t>
      </w:r>
      <w:r w:rsidDel="00000000" w:rsidR="00000000" w:rsidRPr="00000000">
        <w:rPr>
          <w:rtl w:val="0"/>
        </w:rPr>
        <w:t xml:space="preserve">"</w:t>
      </w:r>
      <w:r w:rsidDel="00000000" w:rsidR="00000000" w:rsidRPr="00000000">
        <w:rPr>
          <w:color w:val="1d1c1d"/>
          <w:rtl w:val="0"/>
        </w:rPr>
        <w:t xml:space="preserve"> button]</w:t>
      </w:r>
    </w:p>
    <w:p w:rsidR="00000000" w:rsidDel="00000000" w:rsidP="00000000" w:rsidRDefault="00000000" w:rsidRPr="00000000" w14:paraId="0000012B">
      <w:pPr>
        <w:rPr>
          <w:color w:val="1d1c1d"/>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 Conclusion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In summary, we created our first Xcode project and built a simple Single View Dice Roll app. We explored the project’s boilerplate code in the entry point file and content view file. As a bonus, we covered some basic view properties and components. Mobile Development is a highly demanded skill and hopefully, this article helps you get started.</w:t>
      </w: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ine Yang" w:id="0" w:date="2021-08-12T04:03:44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wanted to include a downloadable zip containing image assets. Is this possible?</w:t>
      </w:r>
    </w:p>
  </w:comment>
  <w:comment w:author="Sophie Sommer" w:id="1" w:date="2021-08-16T14:22:26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hmmm.. @sonny@codecademy.com do you think we could upload it to the cms and then provide a link in the article?</w:t>
      </w:r>
    </w:p>
  </w:comment>
  <w:comment w:author="Christine Yang" w:id="2" w:date="2021-08-16T22:50:42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added a gif of the 'final result' to the folder along with some new images (should I add more styling to the project? It does look a bit dull despite getting its point across)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for the screenshots I did emphasize the images with a green highlight. Should I include the unedited screenshots in the folder and remove my edited ones?</w:t>
      </w:r>
    </w:p>
  </w:comment>
  <w:comment w:author="Sonny Li" w:id="3" w:date="2021-08-17T20:33:59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think we do this. Let's do this on GitHub instead of CMS though.</w:t>
      </w:r>
    </w:p>
  </w:comment>
  <w:comment w:author="Christine Yang" w:id="4" w:date="2021-08-17T22:58:17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something I need to set up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1.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image" Target="media/image13.png"/><Relationship Id="rId24" Type="http://schemas.openxmlformats.org/officeDocument/2006/relationships/header" Target="header1.xml"/><Relationship Id="rId12"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6.png"/><Relationship Id="rId5" Type="http://schemas.openxmlformats.org/officeDocument/2006/relationships/numbering" Target="numbering.xml"/><Relationship Id="rId19" Type="http://schemas.openxmlformats.org/officeDocument/2006/relationships/image" Target="media/image14.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